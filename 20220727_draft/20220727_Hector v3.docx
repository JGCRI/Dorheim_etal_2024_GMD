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22"/>
          <w:szCs w:val="22"/>
        </w:rPr>
      </w:pPr>
      <w:bookmarkStart w:colFirst="0" w:colLast="0" w:name="_yrpko6sp3qvm" w:id="0"/>
      <w:bookmarkEnd w:id="0"/>
      <w:r w:rsidDel="00000000" w:rsidR="00000000" w:rsidRPr="00000000">
        <w:rPr>
          <w:rtl w:val="0"/>
        </w:rPr>
        <w:t xml:space="preserve">Title TBD</w:t>
      </w:r>
      <w:r w:rsidDel="00000000" w:rsidR="00000000" w:rsidRPr="00000000">
        <w:rPr>
          <w:rtl w:val="0"/>
        </w:rPr>
      </w:r>
    </w:p>
    <w:p w:rsidR="00000000" w:rsidDel="00000000" w:rsidP="00000000" w:rsidRDefault="00000000" w:rsidRPr="00000000" w14:paraId="00000002">
      <w:pPr>
        <w:rPr/>
      </w:pPr>
      <w:r w:rsidDel="00000000" w:rsidR="00000000" w:rsidRPr="00000000">
        <w:rPr>
          <w:b w:val="1"/>
          <w:rtl w:val="0"/>
        </w:rPr>
        <w:t xml:space="preserve">Target Journals:</w:t>
      </w:r>
      <w:r w:rsidDel="00000000" w:rsidR="00000000" w:rsidRPr="00000000">
        <w:rPr>
          <w:rtl w:val="0"/>
        </w:rPr>
        <w:t xml:space="preserve"> JAMES / GMD </w:t>
      </w:r>
    </w:p>
    <w:p w:rsidR="00000000" w:rsidDel="00000000" w:rsidP="00000000" w:rsidRDefault="00000000" w:rsidRPr="00000000" w14:paraId="00000003">
      <w:pPr>
        <w:rPr/>
      </w:pPr>
      <w:r w:rsidDel="00000000" w:rsidR="00000000" w:rsidRPr="00000000">
        <w:rPr>
          <w:b w:val="1"/>
          <w:rtl w:val="0"/>
        </w:rPr>
        <w:t xml:space="preserve">Goal</w:t>
      </w:r>
      <w:r w:rsidDel="00000000" w:rsidR="00000000" w:rsidRPr="00000000">
        <w:rPr>
          <w:rtl w:val="0"/>
        </w:rPr>
        <w:t xml:space="preserve">: Summer submission</w:t>
      </w: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Authors:</w:t>
      </w:r>
      <w:r w:rsidDel="00000000" w:rsidR="00000000" w:rsidRPr="00000000">
        <w:rPr>
          <w:rtl w:val="0"/>
        </w:rPr>
        <w:t xml:space="preserve"> Kalyn Dorheim, Skylar Gering, </w:t>
      </w:r>
      <w:r w:rsidDel="00000000" w:rsidR="00000000" w:rsidRPr="00000000">
        <w:rPr>
          <w:rtl w:val="0"/>
        </w:rPr>
        <w:t xml:space="preserve">Robert Gieseke, </w:t>
      </w:r>
      <w:r w:rsidDel="00000000" w:rsidR="00000000" w:rsidRPr="00000000">
        <w:rPr>
          <w:rtl w:val="0"/>
        </w:rPr>
        <w:t xml:space="preserve">Corinne Hartin, Leeya Pressburger, Alexey Shiklomanov, Steve Smith, Claudia Tebaldi</w:t>
      </w:r>
      <w:r w:rsidDel="00000000" w:rsidR="00000000" w:rsidRPr="00000000">
        <w:rPr>
          <w:rtl w:val="0"/>
        </w:rPr>
        <w:t xml:space="preserve">, </w:t>
      </w:r>
      <w:r w:rsidDel="00000000" w:rsidR="00000000" w:rsidRPr="00000000">
        <w:rPr>
          <w:rtl w:val="0"/>
        </w:rPr>
        <w:t xml:space="preserve">Dawn Woodard, Ben Bond-Lamberty</w:t>
      </w:r>
      <w:r w:rsidDel="00000000" w:rsidR="00000000" w:rsidRPr="00000000">
        <w:rPr>
          <w:rtl w:val="0"/>
        </w:rPr>
        <w:t xml:space="preserve"> </w:t>
      </w:r>
    </w:p>
    <w:p w:rsidR="00000000" w:rsidDel="00000000" w:rsidP="00000000" w:rsidRDefault="00000000" w:rsidRPr="00000000" w14:paraId="00000005">
      <w:pPr>
        <w:pStyle w:val="Heading2"/>
        <w:rPr>
          <w:b w:val="1"/>
          <w:sz w:val="34"/>
          <w:szCs w:val="34"/>
        </w:rPr>
      </w:pPr>
      <w:bookmarkStart w:colFirst="0" w:colLast="0" w:name="_ar0f9dd9iq08" w:id="1"/>
      <w:bookmarkEnd w:id="1"/>
      <w:r w:rsidDel="00000000" w:rsidR="00000000" w:rsidRPr="00000000">
        <w:rPr>
          <w:b w:val="1"/>
          <w:sz w:val="28"/>
          <w:szCs w:val="28"/>
          <w:rtl w:val="0"/>
        </w:rPr>
        <w:t xml:space="preserve">Abstract</w:t>
      </w:r>
      <w:r w:rsidDel="00000000" w:rsidR="00000000" w:rsidRPr="00000000">
        <w:rPr>
          <w:rtl w:val="0"/>
        </w:rPr>
      </w:r>
    </w:p>
    <w:p w:rsidR="00000000" w:rsidDel="00000000" w:rsidP="00000000" w:rsidRDefault="00000000" w:rsidRPr="00000000" w14:paraId="00000006">
      <w:pPr>
        <w:rPr>
          <w:color w:val="ff9900"/>
        </w:rPr>
      </w:pPr>
      <w:r w:rsidDel="00000000" w:rsidR="00000000" w:rsidRPr="00000000">
        <w:rPr>
          <w:b w:val="1"/>
          <w:color w:val="ff9900"/>
          <w:rtl w:val="0"/>
        </w:rPr>
        <w:t xml:space="preserve">TODO:</w:t>
      </w:r>
      <w:r w:rsidDel="00000000" w:rsidR="00000000" w:rsidRPr="00000000">
        <w:rPr>
          <w:color w:val="ff9900"/>
          <w:rtl w:val="0"/>
        </w:rPr>
        <w:t xml:space="preserve"> final thing to write</w:t>
      </w:r>
      <w:r w:rsidDel="00000000" w:rsidR="00000000" w:rsidRPr="00000000">
        <w:rPr>
          <w:rtl w:val="0"/>
        </w:rPr>
      </w:r>
    </w:p>
    <w:p w:rsidR="00000000" w:rsidDel="00000000" w:rsidP="00000000" w:rsidRDefault="00000000" w:rsidRPr="00000000" w14:paraId="00000007">
      <w:pPr>
        <w:pStyle w:val="Heading2"/>
        <w:rPr>
          <w:sz w:val="28"/>
          <w:szCs w:val="28"/>
        </w:rPr>
      </w:pPr>
      <w:bookmarkStart w:colFirst="0" w:colLast="0" w:name="_zbt0y383fpkr" w:id="2"/>
      <w:bookmarkEnd w:id="2"/>
      <w:r w:rsidDel="00000000" w:rsidR="00000000" w:rsidRPr="00000000">
        <w:rPr>
          <w:sz w:val="28"/>
          <w:szCs w:val="28"/>
          <w:rtl w:val="0"/>
        </w:rPr>
        <w:t xml:space="preserve">Introduction</w:t>
      </w:r>
    </w:p>
    <w:p w:rsidR="00000000" w:rsidDel="00000000" w:rsidP="00000000" w:rsidRDefault="00000000" w:rsidRPr="00000000" w14:paraId="00000008">
      <w:pPr>
        <w:widowControl w:val="0"/>
        <w:spacing w:line="240" w:lineRule="auto"/>
        <w:rPr>
          <w:b w:val="1"/>
        </w:rPr>
      </w:pPr>
      <w:r w:rsidDel="00000000" w:rsidR="00000000" w:rsidRPr="00000000">
        <w:rPr>
          <w:b w:val="1"/>
          <w:rtl w:val="0"/>
        </w:rPr>
        <w:t xml:space="preserve">In an era of anthropogenic climate change </w:t>
      </w:r>
      <w:hyperlink r:id="rId7">
        <w:r w:rsidDel="00000000" w:rsidR="00000000" w:rsidRPr="00000000">
          <w:rPr>
            <w:b w:val="1"/>
            <w:color w:val="1155cc"/>
            <w:u w:val="single"/>
            <w:rtl w:val="0"/>
          </w:rPr>
          <w:t xml:space="preserve">(Wuebbles et al. 2017)</w:t>
        </w:r>
      </w:hyperlink>
      <w:r w:rsidDel="00000000" w:rsidR="00000000" w:rsidRPr="00000000">
        <w:rPr>
          <w:b w:val="1"/>
          <w:rtl w:val="0"/>
        </w:rPr>
        <w:t xml:space="preserve"> the ability to predict future earth system changes and their impacts is important. It has crucial consequences for decision-makers, stakeholders, and the scientific communities </w:t>
      </w:r>
      <w:hyperlink r:id="rId8">
        <w:r w:rsidDel="00000000" w:rsidR="00000000" w:rsidRPr="00000000">
          <w:rPr>
            <w:b w:val="1"/>
            <w:color w:val="1155cc"/>
            <w:u w:val="single"/>
            <w:rtl w:val="0"/>
          </w:rPr>
          <w:t xml:space="preserve">(IPCC 2021)</w:t>
        </w:r>
      </w:hyperlink>
      <w:r w:rsidDel="00000000" w:rsidR="00000000" w:rsidRPr="00000000">
        <w:rPr>
          <w:b w:val="1"/>
          <w:rtl w:val="0"/>
        </w:rPr>
        <w:t xml:space="preserve"> </w:t>
      </w:r>
      <w:hyperlink r:id="rId9">
        <w:r w:rsidDel="00000000" w:rsidR="00000000" w:rsidRPr="00000000">
          <w:rPr>
            <w:b w:val="1"/>
            <w:color w:val="1155cc"/>
            <w:u w:val="single"/>
            <w:rtl w:val="0"/>
          </w:rPr>
          <w:t xml:space="preserve">(Kawamiya et al. 2020)</w:t>
        </w:r>
      </w:hyperlink>
      <w:r w:rsidDel="00000000" w:rsidR="00000000" w:rsidRPr="00000000">
        <w:rPr>
          <w:b w:val="1"/>
          <w:rtl w:val="0"/>
        </w:rPr>
        <w:t xml:space="preserve">.</w:t>
      </w:r>
    </w:p>
    <w:p w:rsidR="00000000" w:rsidDel="00000000" w:rsidP="00000000" w:rsidRDefault="00000000" w:rsidRPr="00000000" w14:paraId="00000009">
      <w:pPr>
        <w:widowControl w:val="0"/>
        <w:numPr>
          <w:ilvl w:val="0"/>
          <w:numId w:val="8"/>
        </w:numPr>
        <w:spacing w:line="240" w:lineRule="auto"/>
        <w:ind w:left="360"/>
      </w:pPr>
      <w:r w:rsidDel="00000000" w:rsidR="00000000" w:rsidRPr="00000000">
        <w:rPr>
          <w:rtl w:val="0"/>
        </w:rPr>
        <w:t xml:space="preserve">Coupled Earth System Models (ESMs/GCMs) have been and will continue to be important sources of high-resolution sub-annual climate information </w:t>
      </w:r>
      <w:hyperlink r:id="rId10">
        <w:r w:rsidDel="00000000" w:rsidR="00000000" w:rsidRPr="00000000">
          <w:rPr>
            <w:color w:val="1155cc"/>
            <w:u w:val="single"/>
            <w:rtl w:val="0"/>
          </w:rPr>
          <w:t xml:space="preserve">(Kawamiya et al. 2020)</w:t>
        </w:r>
      </w:hyperlink>
      <w:r w:rsidDel="00000000" w:rsidR="00000000" w:rsidRPr="00000000">
        <w:rPr>
          <w:rtl w:val="0"/>
        </w:rPr>
        <w:t xml:space="preserve">. </w:t>
      </w:r>
    </w:p>
    <w:p w:rsidR="00000000" w:rsidDel="00000000" w:rsidP="00000000" w:rsidRDefault="00000000" w:rsidRPr="00000000" w14:paraId="0000000A">
      <w:pPr>
        <w:widowControl w:val="0"/>
        <w:numPr>
          <w:ilvl w:val="1"/>
          <w:numId w:val="8"/>
        </w:numPr>
        <w:spacing w:line="240" w:lineRule="auto"/>
        <w:ind w:left="810" w:hanging="360"/>
      </w:pPr>
      <w:r w:rsidDel="00000000" w:rsidR="00000000" w:rsidRPr="00000000">
        <w:rPr>
          <w:rtl w:val="0"/>
        </w:rPr>
        <w:t xml:space="preserve">They are powerful but require large amounts of computational resources which limits the potential applications of these models </w:t>
      </w:r>
      <w:hyperlink r:id="rId11">
        <w:r w:rsidDel="00000000" w:rsidR="00000000" w:rsidRPr="00000000">
          <w:rPr>
            <w:color w:val="1155cc"/>
            <w:u w:val="single"/>
            <w:rtl w:val="0"/>
          </w:rPr>
          <w:t xml:space="preserve">(Nicholls et al. 2020)</w:t>
        </w:r>
      </w:hyperlink>
      <w:r w:rsidDel="00000000" w:rsidR="00000000" w:rsidRPr="00000000">
        <w:rPr>
          <w:b w:val="1"/>
          <w:rtl w:val="0"/>
        </w:rPr>
        <w:t xml:space="preserve"> (+ REF)</w:t>
      </w:r>
    </w:p>
    <w:p w:rsidR="00000000" w:rsidDel="00000000" w:rsidP="00000000" w:rsidRDefault="00000000" w:rsidRPr="00000000" w14:paraId="0000000B">
      <w:pPr>
        <w:widowControl w:val="0"/>
        <w:numPr>
          <w:ilvl w:val="0"/>
          <w:numId w:val="8"/>
        </w:numPr>
        <w:spacing w:line="240" w:lineRule="auto"/>
        <w:ind w:left="360"/>
      </w:pPr>
      <w:r w:rsidDel="00000000" w:rsidR="00000000" w:rsidRPr="00000000">
        <w:rPr>
          <w:rtl w:val="0"/>
        </w:rPr>
        <w:t xml:space="preserve">Physically-based reduced complexity climate models (RCMs) model critical, all be it simplified, large-scale climate dynamics at lower resolutions </w:t>
      </w:r>
      <w:hyperlink r:id="rId12">
        <w:r w:rsidDel="00000000" w:rsidR="00000000" w:rsidRPr="00000000">
          <w:rPr>
            <w:color w:val="1155cc"/>
            <w:u w:val="single"/>
            <w:rtl w:val="0"/>
          </w:rPr>
          <w:t xml:space="preserve">(Smith, C. IPCC CH7 cross-sectional box)</w:t>
        </w:r>
      </w:hyperlink>
      <w:r w:rsidDel="00000000" w:rsidR="00000000" w:rsidRPr="00000000">
        <w:rPr>
          <w:rtl w:val="0"/>
        </w:rPr>
        <w:t xml:space="preserve">. </w:t>
        <w:tab/>
      </w:r>
    </w:p>
    <w:p w:rsidR="00000000" w:rsidDel="00000000" w:rsidP="00000000" w:rsidRDefault="00000000" w:rsidRPr="00000000" w14:paraId="0000000C">
      <w:pPr>
        <w:widowControl w:val="0"/>
        <w:numPr>
          <w:ilvl w:val="1"/>
          <w:numId w:val="8"/>
        </w:numPr>
        <w:spacing w:line="240" w:lineRule="auto"/>
        <w:ind w:left="810" w:hanging="360"/>
      </w:pPr>
      <w:r w:rsidDel="00000000" w:rsidR="00000000" w:rsidRPr="00000000">
        <w:rPr>
          <w:rtl w:val="0"/>
        </w:rPr>
        <w:t xml:space="preserve">RCMs complement ESMs – used together in the scenario generation process both have contributed information to IPCC reports. </w:t>
      </w:r>
    </w:p>
    <w:p w:rsidR="00000000" w:rsidDel="00000000" w:rsidP="00000000" w:rsidRDefault="00000000" w:rsidRPr="00000000" w14:paraId="0000000D">
      <w:pPr>
        <w:widowControl w:val="0"/>
        <w:numPr>
          <w:ilvl w:val="1"/>
          <w:numId w:val="8"/>
        </w:numPr>
        <w:spacing w:line="240" w:lineRule="auto"/>
        <w:ind w:left="810" w:hanging="360"/>
      </w:pPr>
      <w:r w:rsidDel="00000000" w:rsidR="00000000" w:rsidRPr="00000000">
        <w:rPr>
          <w:rtl w:val="0"/>
        </w:rPr>
        <w:t xml:space="preserve">RCMs can be used in applications that ESMs cannot </w:t>
      </w:r>
      <w:r w:rsidDel="00000000" w:rsidR="00000000" w:rsidRPr="00000000">
        <w:rPr>
          <w:rtl w:val="0"/>
        </w:rPr>
      </w:r>
    </w:p>
    <w:p w:rsidR="00000000" w:rsidDel="00000000" w:rsidP="00000000" w:rsidRDefault="00000000" w:rsidRPr="00000000" w14:paraId="0000000E">
      <w:pPr>
        <w:widowControl w:val="0"/>
        <w:spacing w:line="240" w:lineRule="auto"/>
        <w:ind w:left="810" w:firstLine="0"/>
        <w:rPr/>
      </w:pPr>
      <w:r w:rsidDel="00000000" w:rsidR="00000000" w:rsidRPr="00000000">
        <w:rPr>
          <w:rtl w:val="0"/>
        </w:rPr>
      </w:r>
    </w:p>
    <w:p w:rsidR="00000000" w:rsidDel="00000000" w:rsidP="00000000" w:rsidRDefault="00000000" w:rsidRPr="00000000" w14:paraId="0000000F">
      <w:pPr>
        <w:widowControl w:val="0"/>
        <w:spacing w:line="240" w:lineRule="auto"/>
        <w:rPr>
          <w:b w:val="1"/>
        </w:rPr>
      </w:pPr>
      <w:r w:rsidDel="00000000" w:rsidR="00000000" w:rsidRPr="00000000">
        <w:rPr>
          <w:b w:val="1"/>
          <w:rtl w:val="0"/>
        </w:rPr>
        <w:t xml:space="preserve">RCMs are highly diverse in terms of structure, features, and complexity, enabling a wide range of applications and analyses. </w:t>
      </w:r>
    </w:p>
    <w:p w:rsidR="00000000" w:rsidDel="00000000" w:rsidP="00000000" w:rsidRDefault="00000000" w:rsidRPr="00000000" w14:paraId="00000010">
      <w:pPr>
        <w:numPr>
          <w:ilvl w:val="0"/>
          <w:numId w:val="14"/>
        </w:numPr>
        <w:ind w:left="720" w:hanging="360"/>
        <w:rPr>
          <w:u w:val="none"/>
        </w:rPr>
      </w:pPr>
      <w:r w:rsidDel="00000000" w:rsidR="00000000" w:rsidRPr="00000000">
        <w:rPr>
          <w:rtl w:val="0"/>
        </w:rPr>
        <w:t xml:space="preserve">Diversity in implementation &amp; features </w:t>
      </w:r>
    </w:p>
    <w:p w:rsidR="00000000" w:rsidDel="00000000" w:rsidP="00000000" w:rsidRDefault="00000000" w:rsidRPr="00000000" w14:paraId="00000011">
      <w:pPr>
        <w:numPr>
          <w:ilvl w:val="1"/>
          <w:numId w:val="14"/>
        </w:numPr>
        <w:ind w:left="1440" w:hanging="360"/>
        <w:rPr>
          <w:u w:val="none"/>
        </w:rPr>
      </w:pPr>
      <w:r w:rsidDel="00000000" w:rsidR="00000000" w:rsidRPr="00000000">
        <w:rPr>
          <w:rtl w:val="0"/>
        </w:rPr>
        <w:t xml:space="preserve">One-line energy balance models (based on Stefan-Boltzmann law, black/grey body models)</w:t>
      </w:r>
    </w:p>
    <w:p w:rsidR="00000000" w:rsidDel="00000000" w:rsidP="00000000" w:rsidRDefault="00000000" w:rsidRPr="00000000" w14:paraId="00000012">
      <w:pPr>
        <w:numPr>
          <w:ilvl w:val="1"/>
          <w:numId w:val="14"/>
        </w:numPr>
        <w:ind w:left="1440" w:hanging="360"/>
      </w:pPr>
      <w:r w:rsidDel="00000000" w:rsidR="00000000" w:rsidRPr="00000000">
        <w:rPr>
          <w:rtl w:val="0"/>
        </w:rPr>
        <w:t xml:space="preserve">Empirical models </w:t>
      </w:r>
    </w:p>
    <w:p w:rsidR="00000000" w:rsidDel="00000000" w:rsidP="00000000" w:rsidRDefault="00000000" w:rsidRPr="00000000" w14:paraId="00000013">
      <w:pPr>
        <w:numPr>
          <w:ilvl w:val="1"/>
          <w:numId w:val="14"/>
        </w:numPr>
        <w:ind w:left="1440" w:hanging="360"/>
      </w:pPr>
      <w:r w:rsidDel="00000000" w:rsidR="00000000" w:rsidRPr="00000000">
        <w:rPr>
          <w:rtl w:val="0"/>
        </w:rPr>
        <w:t xml:space="preserve">Impulse response models (FAIR)</w:t>
      </w:r>
    </w:p>
    <w:p w:rsidR="00000000" w:rsidDel="00000000" w:rsidP="00000000" w:rsidRDefault="00000000" w:rsidRPr="00000000" w14:paraId="00000014">
      <w:pPr>
        <w:numPr>
          <w:ilvl w:val="1"/>
          <w:numId w:val="14"/>
        </w:numPr>
        <w:ind w:left="1440" w:hanging="360"/>
        <w:rPr>
          <w:u w:val="none"/>
        </w:rPr>
      </w:pPr>
      <w:r w:rsidDel="00000000" w:rsidR="00000000" w:rsidRPr="00000000">
        <w:rPr>
          <w:rtl w:val="0"/>
        </w:rPr>
        <w:t xml:space="preserve">Higher-complexity RCMs (simple process-based models such as MAGICC &amp; Hector) may model multiple climate variables &amp; incorporate feedback </w:t>
      </w:r>
      <w:hyperlink r:id="rId13">
        <w:r w:rsidDel="00000000" w:rsidR="00000000" w:rsidRPr="00000000">
          <w:rPr>
            <w:color w:val="1155cc"/>
            <w:u w:val="single"/>
            <w:rtl w:val="0"/>
          </w:rPr>
          <w:t xml:space="preserve">(Sarofim et al. 2021)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5">
      <w:pPr>
        <w:numPr>
          <w:ilvl w:val="1"/>
          <w:numId w:val="14"/>
        </w:numPr>
        <w:ind w:left="1440" w:hanging="360"/>
      </w:pPr>
      <w:r w:rsidDel="00000000" w:rsidR="00000000" w:rsidRPr="00000000">
        <w:rPr>
          <w:rtl w:val="0"/>
        </w:rPr>
        <w:t xml:space="preserve">Hemispheric temperature, active ocean carbon chemistry, biomes, &amp; feedbacks </w:t>
      </w:r>
    </w:p>
    <w:p w:rsidR="00000000" w:rsidDel="00000000" w:rsidP="00000000" w:rsidRDefault="00000000" w:rsidRPr="00000000" w14:paraId="00000016">
      <w:pPr>
        <w:numPr>
          <w:ilvl w:val="0"/>
          <w:numId w:val="14"/>
        </w:numPr>
        <w:ind w:left="720" w:hanging="360"/>
        <w:rPr>
          <w:u w:val="none"/>
        </w:rPr>
      </w:pPr>
      <w:r w:rsidDel="00000000" w:rsidR="00000000" w:rsidRPr="00000000">
        <w:rPr>
          <w:rtl w:val="0"/>
        </w:rPr>
        <w:t xml:space="preserve">Wide range of applications </w:t>
      </w:r>
    </w:p>
    <w:p w:rsidR="00000000" w:rsidDel="00000000" w:rsidP="00000000" w:rsidRDefault="00000000" w:rsidRPr="00000000" w14:paraId="00000017">
      <w:pPr>
        <w:numPr>
          <w:ilvl w:val="1"/>
          <w:numId w:val="14"/>
        </w:numPr>
        <w:ind w:left="1440" w:hanging="360"/>
        <w:rPr>
          <w:u w:val="none"/>
        </w:rPr>
      </w:pPr>
      <w:r w:rsidDel="00000000" w:rsidR="00000000" w:rsidRPr="00000000">
        <w:rPr>
          <w:rtl w:val="0"/>
        </w:rPr>
        <w:t xml:space="preserve">Probabilistic studies (MAGICC manuscript about staying below 1.5) </w:t>
      </w:r>
      <w:hyperlink r:id="rId14">
        <w:r w:rsidDel="00000000" w:rsidR="00000000" w:rsidRPr="00000000">
          <w:rPr>
            <w:color w:val="1155cc"/>
            <w:u w:val="single"/>
            <w:rtl w:val="0"/>
          </w:rPr>
          <w:t xml:space="preserve">(Ou et al. 2021)</w:t>
        </w:r>
      </w:hyperlink>
      <w:r w:rsidDel="00000000" w:rsidR="00000000" w:rsidRPr="00000000">
        <w:rPr>
          <w:rtl w:val="0"/>
        </w:rPr>
      </w:r>
    </w:p>
    <w:p w:rsidR="00000000" w:rsidDel="00000000" w:rsidP="00000000" w:rsidRDefault="00000000" w:rsidRPr="00000000" w14:paraId="00000018">
      <w:pPr>
        <w:numPr>
          <w:ilvl w:val="1"/>
          <w:numId w:val="14"/>
        </w:numPr>
        <w:ind w:left="1440" w:hanging="360"/>
        <w:rPr>
          <w:u w:val="none"/>
        </w:rPr>
      </w:pPr>
      <w:r w:rsidDel="00000000" w:rsidR="00000000" w:rsidRPr="00000000">
        <w:rPr>
          <w:rtl w:val="0"/>
        </w:rPr>
        <w:t xml:space="preserve">Exploring the effects of incorporating new feedbacks (Woodard et al. 2021) </w:t>
      </w:r>
      <w:hyperlink r:id="rId15">
        <w:r w:rsidDel="00000000" w:rsidR="00000000" w:rsidRPr="00000000">
          <w:rPr>
            <w:color w:val="1155cc"/>
            <w:u w:val="single"/>
            <w:rtl w:val="0"/>
          </w:rPr>
          <w:t xml:space="preserve">(Woodard et al. 2021)</w:t>
        </w:r>
      </w:hyperlink>
      <w:r w:rsidDel="00000000" w:rsidR="00000000" w:rsidRPr="00000000">
        <w:rPr>
          <w:rtl w:val="0"/>
        </w:rPr>
        <w:t xml:space="preserve"> </w:t>
      </w:r>
      <w:r w:rsidDel="00000000" w:rsidR="00000000" w:rsidRPr="00000000">
        <w:rPr>
          <w:rtl w:val="0"/>
        </w:rPr>
        <w:t xml:space="preserve">coupling with other models (Hartin et al. 2021) </w:t>
      </w:r>
    </w:p>
    <w:p w:rsidR="00000000" w:rsidDel="00000000" w:rsidP="00000000" w:rsidRDefault="00000000" w:rsidRPr="00000000" w14:paraId="00000019">
      <w:pPr>
        <w:numPr>
          <w:ilvl w:val="1"/>
          <w:numId w:val="14"/>
        </w:numPr>
        <w:ind w:left="1440" w:hanging="360"/>
        <w:rPr>
          <w:u w:val="none"/>
        </w:rPr>
      </w:pPr>
      <w:r w:rsidDel="00000000" w:rsidR="00000000" w:rsidRPr="00000000">
        <w:rPr>
          <w:b w:val="1"/>
          <w:color w:val="ff9900"/>
          <w:rtl w:val="0"/>
        </w:rPr>
        <w:t xml:space="preserve">[Transition needed!]</w:t>
      </w:r>
    </w:p>
    <w:p w:rsidR="00000000" w:rsidDel="00000000" w:rsidP="00000000" w:rsidRDefault="00000000" w:rsidRPr="00000000" w14:paraId="0000001A">
      <w:pPr>
        <w:widowControl w:val="0"/>
        <w:spacing w:line="240" w:lineRule="auto"/>
        <w:rPr/>
      </w:pPr>
      <w:r w:rsidDel="00000000" w:rsidR="00000000" w:rsidRPr="00000000">
        <w:rPr>
          <w:rtl w:val="0"/>
        </w:rPr>
      </w:r>
    </w:p>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One such example of a higher-complexity RCM is Hector, first described in </w:t>
      </w:r>
      <w:hyperlink r:id="rId16">
        <w:r w:rsidDel="00000000" w:rsidR="00000000" w:rsidRPr="00000000">
          <w:rPr>
            <w:b w:val="1"/>
            <w:color w:val="1155cc"/>
            <w:u w:val="single"/>
            <w:rtl w:val="0"/>
          </w:rPr>
          <w:t xml:space="preserve">(Hartin et al. 2015)</w:t>
        </w:r>
      </w:hyperlink>
      <w:r w:rsidDel="00000000" w:rsidR="00000000" w:rsidRPr="00000000">
        <w:rPr>
          <w:b w:val="1"/>
          <w:rtl w:val="0"/>
        </w:rPr>
        <w:t xml:space="preserve"> is Hector, a globally resolved simple carbon model. </w:t>
      </w:r>
    </w:p>
    <w:p w:rsidR="00000000" w:rsidDel="00000000" w:rsidP="00000000" w:rsidRDefault="00000000" w:rsidRPr="00000000" w14:paraId="0000001C">
      <w:pPr>
        <w:widowControl w:val="0"/>
        <w:numPr>
          <w:ilvl w:val="0"/>
          <w:numId w:val="6"/>
        </w:numPr>
        <w:spacing w:line="240" w:lineRule="auto"/>
        <w:ind w:left="720" w:hanging="360"/>
        <w:rPr>
          <w:u w:val="none"/>
        </w:rPr>
      </w:pPr>
      <w:r w:rsidDel="00000000" w:rsidR="00000000" w:rsidRPr="00000000">
        <w:rPr>
          <w:rtl w:val="0"/>
        </w:rPr>
        <w:t xml:space="preserve">Active terrestrial carbon cycle and ocean carbon components with carbon-climate feedbacks/interactions its temperature component [energy balance model/DOECLIM]</w:t>
      </w:r>
    </w:p>
    <w:p w:rsidR="00000000" w:rsidDel="00000000" w:rsidP="00000000" w:rsidRDefault="00000000" w:rsidRPr="00000000" w14:paraId="0000001D">
      <w:pPr>
        <w:widowControl w:val="0"/>
        <w:numPr>
          <w:ilvl w:val="0"/>
          <w:numId w:val="6"/>
        </w:numPr>
        <w:spacing w:line="240" w:lineRule="auto"/>
        <w:ind w:left="720" w:hanging="360"/>
        <w:rPr>
          <w:u w:val="none"/>
        </w:rPr>
      </w:pPr>
      <w:r w:rsidDel="00000000" w:rsidR="00000000" w:rsidRPr="00000000">
        <w:rPr>
          <w:rtl w:val="0"/>
        </w:rPr>
        <w:t xml:space="preserve">Hector is used at the climate component of GCAM (Calvin et al. 2019) - used in a number of socio-economic studies [citations needed], participated in two phases of RCMIP (Nicholls et al. 2020; Nicholls et al. 2021), and was calibrated to emulate the CMIP5 models (Dorheim et al. 2020). </w:t>
      </w:r>
    </w:p>
    <w:p w:rsidR="00000000" w:rsidDel="00000000" w:rsidP="00000000" w:rsidRDefault="00000000" w:rsidRPr="00000000" w14:paraId="0000001E">
      <w:pPr>
        <w:widowControl w:val="0"/>
        <w:numPr>
          <w:ilvl w:val="0"/>
          <w:numId w:val="6"/>
        </w:numPr>
        <w:spacing w:line="240" w:lineRule="auto"/>
        <w:ind w:left="720" w:hanging="360"/>
        <w:rPr>
          <w:u w:val="none"/>
        </w:rPr>
      </w:pPr>
      <w:r w:rsidDel="00000000" w:rsidR="00000000" w:rsidRPr="00000000">
        <w:rPr>
          <w:rtl w:val="0"/>
        </w:rPr>
        <w:t xml:space="preserve">Since Hector’s debut in 2015 the model has undergone a number of changes </w:t>
      </w:r>
    </w:p>
    <w:p w:rsidR="00000000" w:rsidDel="00000000" w:rsidP="00000000" w:rsidRDefault="00000000" w:rsidRPr="00000000" w14:paraId="0000001F">
      <w:pPr>
        <w:widowControl w:val="0"/>
        <w:spacing w:line="240" w:lineRule="auto"/>
        <w:rPr/>
      </w:pPr>
      <w:r w:rsidDel="00000000" w:rsidR="00000000" w:rsidRPr="00000000">
        <w:rPr>
          <w:rtl w:val="0"/>
        </w:rPr>
      </w:r>
    </w:p>
    <w:p w:rsidR="00000000" w:rsidDel="00000000" w:rsidP="00000000" w:rsidRDefault="00000000" w:rsidRPr="00000000" w14:paraId="00000020">
      <w:pPr>
        <w:widowControl w:val="0"/>
        <w:spacing w:line="240" w:lineRule="auto"/>
        <w:rPr>
          <w:b w:val="1"/>
        </w:rPr>
      </w:pPr>
      <w:r w:rsidDel="00000000" w:rsidR="00000000" w:rsidRPr="00000000">
        <w:rPr>
          <w:b w:val="1"/>
          <w:rtl w:val="0"/>
        </w:rPr>
        <w:t xml:space="preserve">The objective of this manuscript is to document the latest version of Hector, the v3 release.</w:t>
      </w:r>
    </w:p>
    <w:p w:rsidR="00000000" w:rsidDel="00000000" w:rsidP="00000000" w:rsidRDefault="00000000" w:rsidRPr="00000000" w14:paraId="00000021">
      <w:pPr>
        <w:widowControl w:val="0"/>
        <w:numPr>
          <w:ilvl w:val="0"/>
          <w:numId w:val="5"/>
        </w:numPr>
        <w:spacing w:line="240" w:lineRule="auto"/>
        <w:ind w:left="720" w:hanging="360"/>
      </w:pPr>
      <w:r w:rsidDel="00000000" w:rsidR="00000000" w:rsidRPr="00000000">
        <w:rPr>
          <w:rtl w:val="0"/>
        </w:rPr>
        <w:t xml:space="preserve">We will discuss major changes since Hector v1 (updates to Hector’s forcing component, integrating DOECLIM as the temperature component, and migrating to the SSP scenarios, structural reorganization into an R package)</w:t>
      </w:r>
    </w:p>
    <w:p w:rsidR="00000000" w:rsidDel="00000000" w:rsidP="00000000" w:rsidRDefault="00000000" w:rsidRPr="00000000" w14:paraId="00000022">
      <w:pPr>
        <w:widowControl w:val="0"/>
        <w:numPr>
          <w:ilvl w:val="0"/>
          <w:numId w:val="5"/>
        </w:numPr>
        <w:spacing w:line="240" w:lineRule="auto"/>
        <w:ind w:left="720" w:hanging="360"/>
      </w:pPr>
      <w:r w:rsidDel="00000000" w:rsidR="00000000" w:rsidRPr="00000000">
        <w:rPr>
          <w:rtl w:val="0"/>
        </w:rPr>
        <w:t xml:space="preserve">Document new features (carbon tracking, new parameters, permafrost feedbacks &amp; new constraints)</w:t>
      </w:r>
    </w:p>
    <w:p w:rsidR="00000000" w:rsidDel="00000000" w:rsidP="00000000" w:rsidRDefault="00000000" w:rsidRPr="00000000" w14:paraId="00000023">
      <w:pPr>
        <w:widowControl w:val="0"/>
        <w:numPr>
          <w:ilvl w:val="0"/>
          <w:numId w:val="5"/>
        </w:numPr>
        <w:spacing w:line="240" w:lineRule="auto"/>
        <w:ind w:left="720" w:hanging="360"/>
      </w:pPr>
      <w:r w:rsidDel="00000000" w:rsidR="00000000" w:rsidRPr="00000000">
        <w:rPr>
          <w:rtl w:val="0"/>
        </w:rPr>
        <w:t xml:space="preserve">Concluding with a comparison between Hector v3 results with observations and output from the CMIP6 ESM.  </w:t>
      </w:r>
      <w:r w:rsidDel="00000000" w:rsidR="00000000" w:rsidRPr="00000000">
        <w:rPr>
          <w:rtl w:val="0"/>
        </w:rPr>
      </w:r>
    </w:p>
    <w:p w:rsidR="00000000" w:rsidDel="00000000" w:rsidP="00000000" w:rsidRDefault="00000000" w:rsidRPr="00000000" w14:paraId="00000024">
      <w:pPr>
        <w:pStyle w:val="Heading2"/>
        <w:rPr/>
      </w:pPr>
      <w:bookmarkStart w:colFirst="0" w:colLast="0" w:name="_l72zbuy9dmrc" w:id="3"/>
      <w:bookmarkEnd w:id="3"/>
      <w:r w:rsidDel="00000000" w:rsidR="00000000" w:rsidRPr="00000000">
        <w:rPr>
          <w:rtl w:val="0"/>
        </w:rPr>
        <w:t xml:space="preserve">Methods </w:t>
      </w:r>
    </w:p>
    <w:p w:rsidR="00000000" w:rsidDel="00000000" w:rsidP="00000000" w:rsidRDefault="00000000" w:rsidRPr="00000000" w14:paraId="00000025">
      <w:pPr>
        <w:pStyle w:val="Heading3"/>
        <w:rPr>
          <w:sz w:val="24"/>
          <w:szCs w:val="24"/>
        </w:rPr>
      </w:pPr>
      <w:bookmarkStart w:colFirst="0" w:colLast="0" w:name="_ctsqeur9bwqu" w:id="4"/>
      <w:bookmarkEnd w:id="4"/>
      <w:r w:rsidDel="00000000" w:rsidR="00000000" w:rsidRPr="00000000">
        <w:rPr>
          <w:sz w:val="24"/>
          <w:szCs w:val="24"/>
          <w:rtl w:val="0"/>
        </w:rPr>
        <w:t xml:space="preserve">Updates from V1</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6">
      <w:pPr>
        <w:widowControl w:val="0"/>
        <w:spacing w:line="240" w:lineRule="auto"/>
        <w:rPr>
          <w:b w:val="1"/>
        </w:rPr>
      </w:pPr>
      <w:r w:rsidDel="00000000" w:rsidR="00000000" w:rsidRPr="00000000">
        <w:rPr>
          <w:b w:val="1"/>
          <w:rtl w:val="0"/>
        </w:rPr>
        <w:t xml:space="preserve">Hector's model structure and design architecture are largely unchanged since Hector v1. </w:t>
      </w:r>
    </w:p>
    <w:p w:rsidR="00000000" w:rsidDel="00000000" w:rsidP="00000000" w:rsidRDefault="00000000" w:rsidRPr="00000000" w14:paraId="00000027">
      <w:pPr>
        <w:widowControl w:val="0"/>
        <w:numPr>
          <w:ilvl w:val="0"/>
          <w:numId w:val="1"/>
        </w:numPr>
        <w:spacing w:line="240" w:lineRule="auto"/>
        <w:ind w:left="720" w:hanging="360"/>
        <w:rPr>
          <w:u w:val="none"/>
        </w:rPr>
      </w:pPr>
      <w:r w:rsidDel="00000000" w:rsidR="00000000" w:rsidRPr="00000000">
        <w:rPr>
          <w:rtl w:val="0"/>
        </w:rPr>
        <w:t xml:space="preserve">As described in Hartin et al., Hector is a self-contained </w:t>
      </w:r>
      <w:r w:rsidDel="00000000" w:rsidR="00000000" w:rsidRPr="00000000">
        <w:rPr>
          <w:rtl w:val="0"/>
        </w:rPr>
        <w:t xml:space="preserve">object-oriented</w:t>
      </w:r>
      <w:r w:rsidDel="00000000" w:rsidR="00000000" w:rsidRPr="00000000">
        <w:rPr>
          <w:rtl w:val="0"/>
        </w:rPr>
        <w:t xml:space="preserve"> model organized into components by scientific areas. </w:t>
      </w:r>
    </w:p>
    <w:p w:rsidR="00000000" w:rsidDel="00000000" w:rsidP="00000000" w:rsidRDefault="00000000" w:rsidRPr="00000000" w14:paraId="00000028">
      <w:pPr>
        <w:widowControl w:val="0"/>
        <w:numPr>
          <w:ilvl w:val="0"/>
          <w:numId w:val="1"/>
        </w:numPr>
        <w:spacing w:line="240" w:lineRule="auto"/>
        <w:ind w:left="720" w:hanging="360"/>
        <w:rPr>
          <w:u w:val="none"/>
        </w:rPr>
      </w:pPr>
      <w:r w:rsidDel="00000000" w:rsidR="00000000" w:rsidRPr="00000000">
        <w:rPr>
          <w:rtl w:val="0"/>
        </w:rPr>
        <w:t xml:space="preserve">The C++ </w:t>
      </w:r>
      <w:r w:rsidDel="00000000" w:rsidR="00000000" w:rsidRPr="00000000">
        <w:rPr>
          <w:rtl w:val="0"/>
        </w:rPr>
        <w:t xml:space="preserve">compiled</w:t>
      </w:r>
      <w:r w:rsidDel="00000000" w:rsidR="00000000" w:rsidRPr="00000000">
        <w:rPr>
          <w:rtl w:val="0"/>
        </w:rPr>
        <w:t xml:space="preserve"> Hector executable can easily be coupled to other models or run from the command line or with a C++ IDE (Xcode/VS). </w:t>
      </w:r>
    </w:p>
    <w:p w:rsidR="00000000" w:rsidDel="00000000" w:rsidP="00000000" w:rsidRDefault="00000000" w:rsidRPr="00000000" w14:paraId="00000029">
      <w:pPr>
        <w:widowControl w:val="0"/>
        <w:numPr>
          <w:ilvl w:val="0"/>
          <w:numId w:val="1"/>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Free running Hector uses external emission time series (GCAM, model-generated, or from IIASA scenarios) → concentrations (carbon cycle dynamics, simple atmospheric chemistry) → radiative forcing → temperature </w:t>
      </w:r>
    </w:p>
    <w:p w:rsidR="00000000" w:rsidDel="00000000" w:rsidP="00000000" w:rsidRDefault="00000000" w:rsidRPr="00000000" w14:paraId="0000002A">
      <w:pPr>
        <w:widowControl w:val="0"/>
        <w:numPr>
          <w:ilvl w:val="0"/>
          <w:numId w:val="1"/>
        </w:numPr>
        <w:spacing w:line="240" w:lineRule="auto"/>
        <w:ind w:left="720" w:hanging="360"/>
        <w:rPr>
          <w:u w:val="none"/>
        </w:rPr>
      </w:pPr>
      <w:r w:rsidDel="00000000" w:rsidR="00000000" w:rsidRPr="00000000">
        <w:rPr>
          <w:rtl w:val="0"/>
        </w:rPr>
        <w:t xml:space="preserve">Alternatively, a number of variables can be </w:t>
      </w:r>
      <w:r w:rsidDel="00000000" w:rsidR="00000000" w:rsidRPr="00000000">
        <w:rPr>
          <w:i w:val="1"/>
          <w:rtl w:val="0"/>
        </w:rPr>
        <w:t xml:space="preserve">constrained</w:t>
      </w:r>
      <w:r w:rsidDel="00000000" w:rsidR="00000000" w:rsidRPr="00000000">
        <w:rPr>
          <w:rtl w:val="0"/>
        </w:rPr>
        <w:t xml:space="preserve">, giving users the ability to bypass specific Hector components by prescribing a target (CO</w:t>
      </w:r>
      <w:r w:rsidDel="00000000" w:rsidR="00000000" w:rsidRPr="00000000">
        <w:rPr>
          <w:vertAlign w:val="subscript"/>
          <w:rtl w:val="0"/>
        </w:rPr>
        <w:t xml:space="preserve">2</w:t>
      </w:r>
      <w:r w:rsidDel="00000000" w:rsidR="00000000" w:rsidRPr="00000000">
        <w:rPr>
          <w:rtl w:val="0"/>
        </w:rPr>
        <w:t xml:space="preserve">, temperature, land-atmosphere C exchange) that the model must hit. </w:t>
      </w:r>
    </w:p>
    <w:p w:rsidR="00000000" w:rsidDel="00000000" w:rsidP="00000000" w:rsidRDefault="00000000" w:rsidRPr="00000000" w14:paraId="0000002B">
      <w:pPr>
        <w:widowControl w:val="0"/>
        <w:numPr>
          <w:ilvl w:val="0"/>
          <w:numId w:val="1"/>
        </w:numPr>
        <w:spacing w:line="240" w:lineRule="auto"/>
        <w:ind w:left="720" w:hanging="360"/>
        <w:rPr>
          <w:u w:val="none"/>
        </w:rPr>
      </w:pPr>
      <w:r w:rsidDel="00000000" w:rsidR="00000000" w:rsidRPr="00000000">
        <w:rPr>
          <w:rtl w:val="0"/>
        </w:rPr>
        <w:t xml:space="preserve">Here we focus primarily on the changes and upgrades made to Hector since Hartin et al. 2015.</w:t>
      </w:r>
    </w:p>
    <w:p w:rsidR="00000000" w:rsidDel="00000000" w:rsidP="00000000" w:rsidRDefault="00000000" w:rsidRPr="00000000" w14:paraId="0000002C">
      <w:pPr>
        <w:widowControl w:val="0"/>
        <w:spacing w:line="240" w:lineRule="auto"/>
        <w:rPr/>
      </w:pPr>
      <w:r w:rsidDel="00000000" w:rsidR="00000000" w:rsidRPr="00000000">
        <w:rPr>
          <w:rtl w:val="0"/>
        </w:rPr>
      </w:r>
    </w:p>
    <w:p w:rsidR="00000000" w:rsidDel="00000000" w:rsidP="00000000" w:rsidRDefault="00000000" w:rsidRPr="00000000" w14:paraId="0000002D">
      <w:pPr>
        <w:widowControl w:val="0"/>
        <w:spacing w:line="240" w:lineRule="auto"/>
        <w:rPr>
          <w:b w:val="1"/>
        </w:rPr>
      </w:pPr>
      <w:r w:rsidDel="00000000" w:rsidR="00000000" w:rsidRPr="00000000">
        <w:rPr>
          <w:b w:val="1"/>
          <w:rtl w:val="0"/>
        </w:rPr>
        <w:t xml:space="preserve">A number of software upgrades have increased Hector’s robustness, accessibility, and reproducibility. </w:t>
      </w:r>
      <w:r w:rsidDel="00000000" w:rsidR="00000000" w:rsidRPr="00000000">
        <w:rPr>
          <w:rtl w:val="0"/>
        </w:rPr>
      </w:r>
    </w:p>
    <w:p w:rsidR="00000000" w:rsidDel="00000000" w:rsidP="00000000" w:rsidRDefault="00000000" w:rsidRPr="00000000" w14:paraId="0000002E">
      <w:pPr>
        <w:widowControl w:val="0"/>
        <w:numPr>
          <w:ilvl w:val="0"/>
          <w:numId w:val="2"/>
        </w:numPr>
        <w:spacing w:line="240" w:lineRule="auto"/>
        <w:ind w:left="720" w:hanging="360"/>
      </w:pPr>
      <w:r w:rsidDel="00000000" w:rsidR="00000000" w:rsidRPr="00000000">
        <w:rPr>
          <w:rtl w:val="0"/>
        </w:rPr>
        <w:t xml:space="preserve">Update project solutions to enable Hector to run compile and run on various platforms using various IDEs (Visual Stuido, Xcode)</w:t>
      </w:r>
    </w:p>
    <w:p w:rsidR="00000000" w:rsidDel="00000000" w:rsidP="00000000" w:rsidRDefault="00000000" w:rsidRPr="00000000" w14:paraId="0000002F">
      <w:pPr>
        <w:widowControl w:val="0"/>
        <w:numPr>
          <w:ilvl w:val="0"/>
          <w:numId w:val="2"/>
        </w:numPr>
        <w:spacing w:line="240" w:lineRule="auto"/>
        <w:ind w:left="720" w:hanging="360"/>
        <w:rPr>
          <w:u w:val="none"/>
        </w:rPr>
      </w:pPr>
      <w:r w:rsidDel="00000000" w:rsidR="00000000" w:rsidRPr="00000000">
        <w:rPr>
          <w:rtl w:val="0"/>
        </w:rPr>
        <w:t xml:space="preserve">Expanded and improved automated unit testing that is regularly deployed via github actions </w:t>
      </w:r>
    </w:p>
    <w:p w:rsidR="00000000" w:rsidDel="00000000" w:rsidP="00000000" w:rsidRDefault="00000000" w:rsidRPr="00000000" w14:paraId="00000030">
      <w:pPr>
        <w:widowControl w:val="0"/>
        <w:numPr>
          <w:ilvl w:val="0"/>
          <w:numId w:val="2"/>
        </w:numPr>
        <w:spacing w:line="240" w:lineRule="auto"/>
        <w:ind w:left="720" w:hanging="360"/>
      </w:pPr>
      <w:r w:rsidDel="00000000" w:rsidR="00000000" w:rsidRPr="00000000">
        <w:rPr>
          <w:rtl w:val="0"/>
        </w:rPr>
        <w:t xml:space="preserve">Most significant software change was the reorganization of the code into an R package, work led by R. Link (see Acknowledgments) </w:t>
      </w:r>
    </w:p>
    <w:p w:rsidR="00000000" w:rsidDel="00000000" w:rsidP="00000000" w:rsidRDefault="00000000" w:rsidRPr="00000000" w14:paraId="00000031">
      <w:pPr>
        <w:widowControl w:val="0"/>
        <w:numPr>
          <w:ilvl w:val="1"/>
          <w:numId w:val="2"/>
        </w:numPr>
        <w:spacing w:line="240" w:lineRule="auto"/>
        <w:ind w:left="1440" w:hanging="360"/>
        <w:rPr>
          <w:u w:val="none"/>
        </w:rPr>
      </w:pPr>
      <w:r w:rsidDel="00000000" w:rsidR="00000000" w:rsidRPr="00000000">
        <w:rPr>
          <w:rtl w:val="0"/>
        </w:rPr>
        <w:t xml:space="preserve">The overall structure and design of C++ codebase remain unchanged from Hartin et al. </w:t>
      </w:r>
      <w:hyperlink r:id="rId17">
        <w:r w:rsidDel="00000000" w:rsidR="00000000" w:rsidRPr="00000000">
          <w:rPr>
            <w:color w:val="1155cc"/>
            <w:u w:val="single"/>
            <w:rtl w:val="0"/>
          </w:rPr>
          <w:t xml:space="preserve">(Hartin et al. 2015)</w:t>
        </w:r>
      </w:hyperlink>
      <w:r w:rsidDel="00000000" w:rsidR="00000000" w:rsidRPr="00000000">
        <w:rPr>
          <w:rtl w:val="0"/>
        </w:rPr>
        <w:t xml:space="preserve"> </w:t>
      </w:r>
    </w:p>
    <w:p w:rsidR="00000000" w:rsidDel="00000000" w:rsidP="00000000" w:rsidRDefault="00000000" w:rsidRPr="00000000" w14:paraId="00000032">
      <w:pPr>
        <w:widowControl w:val="0"/>
        <w:numPr>
          <w:ilvl w:val="1"/>
          <w:numId w:val="2"/>
        </w:numPr>
        <w:spacing w:line="240" w:lineRule="auto"/>
        <w:ind w:left="1440" w:hanging="360"/>
        <w:rPr>
          <w:u w:val="none"/>
        </w:rPr>
      </w:pPr>
      <w:r w:rsidDel="00000000" w:rsidR="00000000" w:rsidRPr="00000000">
        <w:rPr>
          <w:rtl w:val="0"/>
        </w:rPr>
        <w:t xml:space="preserve">Rcpp is used to pass information between the C++ code base and the R code base that makes up the hector package (Rhector)</w:t>
      </w:r>
      <w:r w:rsidDel="00000000" w:rsidR="00000000" w:rsidRPr="00000000">
        <w:rPr>
          <w:rtl w:val="0"/>
        </w:rPr>
      </w:r>
    </w:p>
    <w:p w:rsidR="00000000" w:rsidDel="00000000" w:rsidP="00000000" w:rsidRDefault="00000000" w:rsidRPr="00000000" w14:paraId="00000033">
      <w:pPr>
        <w:widowControl w:val="0"/>
        <w:numPr>
          <w:ilvl w:val="0"/>
          <w:numId w:val="2"/>
        </w:numPr>
        <w:spacing w:line="240" w:lineRule="auto"/>
        <w:ind w:left="720" w:hanging="360"/>
      </w:pPr>
      <w:r w:rsidDel="00000000" w:rsidR="00000000" w:rsidRPr="00000000">
        <w:rPr>
          <w:rtl w:val="0"/>
        </w:rPr>
        <w:t xml:space="preserve">Advantages of the R package to users </w:t>
      </w:r>
    </w:p>
    <w:p w:rsidR="00000000" w:rsidDel="00000000" w:rsidP="00000000" w:rsidRDefault="00000000" w:rsidRPr="00000000" w14:paraId="00000034">
      <w:pPr>
        <w:widowControl w:val="0"/>
        <w:numPr>
          <w:ilvl w:val="1"/>
          <w:numId w:val="2"/>
        </w:numPr>
        <w:spacing w:line="240" w:lineRule="auto"/>
        <w:ind w:left="1440" w:hanging="360"/>
      </w:pPr>
      <w:r w:rsidDel="00000000" w:rsidR="00000000" w:rsidRPr="00000000">
        <w:rPr>
          <w:rtl w:val="0"/>
        </w:rPr>
        <w:t xml:space="preserve">users are able to  install, build, deploy, analyze and visualize Hector results all within R, one of the most common languages for statistical computing </w:t>
      </w:r>
      <w:hyperlink r:id="rId18">
        <w:r w:rsidDel="00000000" w:rsidR="00000000" w:rsidRPr="00000000">
          <w:rPr>
            <w:color w:val="1155cc"/>
            <w:u w:val="single"/>
            <w:rtl w:val="0"/>
          </w:rPr>
          <w:t xml:space="preserve">(Wilson et al. 2014)</w:t>
        </w:r>
      </w:hyperlink>
      <w:r w:rsidDel="00000000" w:rsidR="00000000" w:rsidRPr="00000000">
        <w:rPr>
          <w:rtl w:val="0"/>
        </w:rPr>
      </w:r>
    </w:p>
    <w:p w:rsidR="00000000" w:rsidDel="00000000" w:rsidP="00000000" w:rsidRDefault="00000000" w:rsidRPr="00000000" w14:paraId="00000035">
      <w:pPr>
        <w:widowControl w:val="0"/>
        <w:numPr>
          <w:ilvl w:val="1"/>
          <w:numId w:val="2"/>
        </w:numPr>
        <w:spacing w:line="240" w:lineRule="auto"/>
        <w:ind w:left="1440" w:hanging="360"/>
        <w:rPr>
          <w:u w:val="none"/>
        </w:rPr>
      </w:pPr>
      <w:r w:rsidDel="00000000" w:rsidR="00000000" w:rsidRPr="00000000">
        <w:rPr>
          <w:rtl w:val="0"/>
        </w:rPr>
        <w:t xml:space="preserve">Increases reproducibility </w:t>
      </w:r>
    </w:p>
    <w:p w:rsidR="00000000" w:rsidDel="00000000" w:rsidP="00000000" w:rsidRDefault="00000000" w:rsidRPr="00000000" w14:paraId="00000036">
      <w:pPr>
        <w:widowControl w:val="0"/>
        <w:numPr>
          <w:ilvl w:val="1"/>
          <w:numId w:val="2"/>
        </w:numPr>
        <w:spacing w:line="240" w:lineRule="auto"/>
        <w:ind w:left="1440" w:hanging="360"/>
        <w:rPr>
          <w:u w:val="none"/>
        </w:rPr>
      </w:pPr>
      <w:r w:rsidDel="00000000" w:rsidR="00000000" w:rsidRPr="00000000">
        <w:rPr>
          <w:rtl w:val="0"/>
        </w:rPr>
        <w:t xml:space="preserve">Improved </w:t>
      </w:r>
      <w:r w:rsidDel="00000000" w:rsidR="00000000" w:rsidRPr="00000000">
        <w:rPr>
          <w:rtl w:val="0"/>
        </w:rPr>
        <w:t xml:space="preserve">documentation</w:t>
      </w:r>
      <w:r w:rsidDel="00000000" w:rsidR="00000000" w:rsidRPr="00000000">
        <w:rPr>
          <w:rtl w:val="0"/>
        </w:rPr>
        <w:t xml:space="preserve"> (between R doxygen &amp; pkgdown) and automated testing</w:t>
      </w:r>
    </w:p>
    <w:p w:rsidR="00000000" w:rsidDel="00000000" w:rsidP="00000000" w:rsidRDefault="00000000" w:rsidRPr="00000000" w14:paraId="00000037">
      <w:pPr>
        <w:widowControl w:val="0"/>
        <w:numPr>
          <w:ilvl w:val="0"/>
          <w:numId w:val="2"/>
        </w:numPr>
        <w:spacing w:line="240" w:lineRule="auto"/>
        <w:ind w:left="720" w:hanging="360"/>
        <w:rPr>
          <w:u w:val="none"/>
        </w:rPr>
      </w:pPr>
      <w:r w:rsidDel="00000000" w:rsidR="00000000" w:rsidRPr="00000000">
        <w:rPr>
          <w:rtl w:val="0"/>
        </w:rPr>
        <w:t xml:space="preserve">Using the R package there is the shiny app, HectorUI (Evanoff et al. 2020) that provides users with the ability to run Hector via “point and click” – no coding required</w:t>
      </w:r>
    </w:p>
    <w:p w:rsidR="00000000" w:rsidDel="00000000" w:rsidP="00000000" w:rsidRDefault="00000000" w:rsidRPr="00000000" w14:paraId="00000038">
      <w:pPr>
        <w:widowControl w:val="0"/>
        <w:numPr>
          <w:ilvl w:val="0"/>
          <w:numId w:val="2"/>
        </w:numPr>
        <w:spacing w:line="240" w:lineRule="auto"/>
        <w:ind w:left="720" w:hanging="360"/>
        <w:rPr>
          <w:u w:val="none"/>
        </w:rPr>
      </w:pPr>
      <w:r w:rsidDel="00000000" w:rsidR="00000000" w:rsidRPr="00000000">
        <w:rPr>
          <w:rtl w:val="0"/>
        </w:rPr>
        <w:t xml:space="preserve">These software developments inline with Hector’s fundamental goal to be an accessible and open source model </w:t>
      </w:r>
    </w:p>
    <w:p w:rsidR="00000000" w:rsidDel="00000000" w:rsidP="00000000" w:rsidRDefault="00000000" w:rsidRPr="00000000" w14:paraId="00000039">
      <w:pPr>
        <w:widowControl w:val="0"/>
        <w:spacing w:line="240" w:lineRule="auto"/>
        <w:ind w:left="720" w:firstLine="0"/>
        <w:rPr/>
      </w:pPr>
      <w:commentRangeStart w:id="0"/>
      <w:r w:rsidDel="00000000" w:rsidR="00000000" w:rsidRPr="00000000">
        <w:rPr>
          <w:rtl w:val="0"/>
        </w:rPr>
      </w:r>
    </w:p>
    <w:p w:rsidR="00000000" w:rsidDel="00000000" w:rsidP="00000000" w:rsidRDefault="00000000" w:rsidRPr="00000000" w14:paraId="0000003A">
      <w:pPr>
        <w:widowControl w:val="0"/>
        <w:spacing w:line="240" w:lineRule="auto"/>
        <w:ind w:left="0" w:firstLine="0"/>
        <w:rPr>
          <w:b w:val="1"/>
        </w:rPr>
      </w:pPr>
      <w:r w:rsidDel="00000000" w:rsidR="00000000" w:rsidRPr="00000000">
        <w:rPr>
          <w:b w:val="1"/>
          <w:rtl w:val="0"/>
        </w:rPr>
        <w:t xml:space="preserve">The new features and </w:t>
      </w:r>
      <w:commentRangeEnd w:id="0"/>
      <w:r w:rsidDel="00000000" w:rsidR="00000000" w:rsidRPr="00000000">
        <w:commentReference w:id="0"/>
      </w:r>
      <w:r w:rsidDel="00000000" w:rsidR="00000000" w:rsidRPr="00000000">
        <w:rPr>
          <w:b w:val="1"/>
          <w:rtl w:val="0"/>
        </w:rPr>
        <w:t xml:space="preserve">science </w:t>
      </w:r>
      <w:commentRangeStart w:id="1"/>
      <w:commentRangeStart w:id="2"/>
      <w:r w:rsidDel="00000000" w:rsidR="00000000" w:rsidRPr="00000000">
        <w:rPr>
          <w:b w:val="1"/>
          <w:rtl w:val="0"/>
        </w:rPr>
        <w:t xml:space="preserve">upgrades</w:t>
      </w:r>
      <w:commentRangeEnd w:id="1"/>
      <w:r w:rsidDel="00000000" w:rsidR="00000000" w:rsidRPr="00000000">
        <w:commentReference w:id="1"/>
      </w:r>
      <w:commentRangeEnd w:id="2"/>
      <w:r w:rsidDel="00000000" w:rsidR="00000000" w:rsidRPr="00000000">
        <w:commentReference w:id="2"/>
      </w:r>
      <w:r w:rsidDel="00000000" w:rsidR="00000000" w:rsidRPr="00000000">
        <w:rPr>
          <w:b w:val="1"/>
          <w:rtl w:val="0"/>
        </w:rPr>
        <w:t xml:space="preserve"> to Hector…. [</w:t>
      </w:r>
      <w:r w:rsidDel="00000000" w:rsidR="00000000" w:rsidRPr="00000000">
        <w:rPr>
          <w:b w:val="1"/>
          <w:rtl w:val="0"/>
        </w:rPr>
        <w:t xml:space="preserve">improve</w:t>
      </w:r>
      <w:r w:rsidDel="00000000" w:rsidR="00000000" w:rsidRPr="00000000">
        <w:rPr>
          <w:b w:val="1"/>
          <w:rtl w:val="0"/>
        </w:rPr>
        <w:t xml:space="preserve"> performance, something about evolving with the needs of the community and recent scientific consensus reported in the IPCC reports]</w:t>
      </w:r>
    </w:p>
    <w:p w:rsidR="00000000" w:rsidDel="00000000" w:rsidP="00000000" w:rsidRDefault="00000000" w:rsidRPr="00000000" w14:paraId="0000003B">
      <w:pPr>
        <w:widowControl w:val="0"/>
        <w:spacing w:line="240" w:lineRule="auto"/>
        <w:ind w:left="0" w:firstLine="0"/>
        <w:rPr/>
      </w:pPr>
      <w:r w:rsidDel="00000000" w:rsidR="00000000" w:rsidRPr="00000000">
        <w:rPr>
          <w:rtl w:val="0"/>
        </w:rPr>
      </w:r>
    </w:p>
    <w:p w:rsidR="00000000" w:rsidDel="00000000" w:rsidP="00000000" w:rsidRDefault="00000000" w:rsidRPr="00000000" w14:paraId="0000003C">
      <w:pPr>
        <w:widowControl w:val="0"/>
        <w:spacing w:line="240" w:lineRule="auto"/>
        <w:ind w:left="0" w:firstLine="0"/>
        <w:rPr/>
      </w:pPr>
      <w:r w:rsidDel="00000000" w:rsidR="00000000" w:rsidRPr="00000000">
        <w:rPr>
          <w:rtl w:val="0"/>
        </w:rPr>
        <w:t xml:space="preserve">New Features </w:t>
      </w:r>
    </w:p>
    <w:p w:rsidR="00000000" w:rsidDel="00000000" w:rsidP="00000000" w:rsidRDefault="00000000" w:rsidRPr="00000000" w14:paraId="0000003D">
      <w:pPr>
        <w:widowControl w:val="0"/>
        <w:numPr>
          <w:ilvl w:val="0"/>
          <w:numId w:val="7"/>
        </w:numPr>
        <w:spacing w:line="240" w:lineRule="auto"/>
        <w:ind w:left="720" w:hanging="360"/>
        <w:rPr>
          <w:u w:val="none"/>
        </w:rPr>
      </w:pPr>
      <w:r w:rsidDel="00000000" w:rsidR="00000000" w:rsidRPr="00000000">
        <w:rPr>
          <w:rtl w:val="0"/>
        </w:rPr>
        <w:t xml:space="preserve">Expanded Hector’s constraint capabilities users can prescribe non CO</w:t>
      </w:r>
      <w:r w:rsidDel="00000000" w:rsidR="00000000" w:rsidRPr="00000000">
        <w:rPr>
          <w:vertAlign w:val="subscript"/>
          <w:rtl w:val="0"/>
        </w:rPr>
        <w:t xml:space="preserve">2</w:t>
      </w:r>
      <w:r w:rsidDel="00000000" w:rsidR="00000000" w:rsidRPr="00000000">
        <w:rPr>
          <w:rtl w:val="0"/>
        </w:rPr>
        <w:t xml:space="preserve"> greenhouse gases and NBP </w:t>
      </w:r>
    </w:p>
    <w:p w:rsidR="00000000" w:rsidDel="00000000" w:rsidP="00000000" w:rsidRDefault="00000000" w:rsidRPr="00000000" w14:paraId="0000003E">
      <w:pPr>
        <w:widowControl w:val="0"/>
        <w:numPr>
          <w:ilvl w:val="0"/>
          <w:numId w:val="7"/>
        </w:numPr>
        <w:spacing w:line="240" w:lineRule="auto"/>
        <w:ind w:left="720" w:hanging="360"/>
        <w:rPr>
          <w:u w:val="none"/>
        </w:rPr>
      </w:pPr>
      <w:r w:rsidDel="00000000" w:rsidR="00000000" w:rsidRPr="00000000">
        <w:rPr>
          <w:rtl w:val="0"/>
        </w:rPr>
        <w:t xml:space="preserve">New scalar parameters to adjust aerosol and volcanic effective radiative forcing </w:t>
      </w:r>
    </w:p>
    <w:p w:rsidR="00000000" w:rsidDel="00000000" w:rsidP="00000000" w:rsidRDefault="00000000" w:rsidRPr="00000000" w14:paraId="0000003F">
      <w:pPr>
        <w:widowControl w:val="0"/>
        <w:numPr>
          <w:ilvl w:val="1"/>
          <w:numId w:val="7"/>
        </w:numPr>
        <w:spacing w:line="240" w:lineRule="auto"/>
        <w:ind w:left="1440" w:hanging="360"/>
        <w:rPr>
          <w:u w:val="none"/>
        </w:rPr>
      </w:pPr>
      <w:r w:rsidDel="00000000" w:rsidR="00000000" w:rsidRPr="00000000">
        <w:rPr>
          <w:rtl w:val="0"/>
        </w:rPr>
        <w:t xml:space="preserve">Allows for better calibration to specific ESMs </w:t>
      </w:r>
    </w:p>
    <w:p w:rsidR="00000000" w:rsidDel="00000000" w:rsidP="00000000" w:rsidRDefault="00000000" w:rsidRPr="00000000" w14:paraId="00000040">
      <w:pPr>
        <w:widowControl w:val="0"/>
        <w:numPr>
          <w:ilvl w:val="1"/>
          <w:numId w:val="7"/>
        </w:numPr>
        <w:spacing w:line="240" w:lineRule="auto"/>
        <w:ind w:left="1440" w:hanging="360"/>
        <w:rPr>
          <w:u w:val="none"/>
        </w:rPr>
      </w:pPr>
      <w:r w:rsidDel="00000000" w:rsidR="00000000" w:rsidRPr="00000000">
        <w:rPr>
          <w:rtl w:val="0"/>
        </w:rPr>
        <w:t xml:space="preserve">Opens the door for more uncertainty analyses </w:t>
      </w:r>
    </w:p>
    <w:p w:rsidR="00000000" w:rsidDel="00000000" w:rsidP="00000000" w:rsidRDefault="00000000" w:rsidRPr="00000000" w14:paraId="00000041">
      <w:pPr>
        <w:widowControl w:val="0"/>
        <w:numPr>
          <w:ilvl w:val="0"/>
          <w:numId w:val="7"/>
        </w:numPr>
        <w:spacing w:line="240" w:lineRule="auto"/>
        <w:ind w:left="720" w:hanging="360"/>
        <w:rPr>
          <w:u w:val="none"/>
        </w:rPr>
      </w:pPr>
      <w:r w:rsidDel="00000000" w:rsidR="00000000" w:rsidRPr="00000000">
        <w:rPr>
          <w:rtl w:val="0"/>
        </w:rPr>
        <w:t xml:space="preserve">Carbon tracking </w:t>
      </w:r>
    </w:p>
    <w:p w:rsidR="00000000" w:rsidDel="00000000" w:rsidP="00000000" w:rsidRDefault="00000000" w:rsidRPr="00000000" w14:paraId="00000042">
      <w:pPr>
        <w:widowControl w:val="0"/>
        <w:numPr>
          <w:ilvl w:val="1"/>
          <w:numId w:val="7"/>
        </w:numPr>
        <w:spacing w:line="240" w:lineRule="auto"/>
        <w:ind w:left="1440" w:hanging="360"/>
        <w:rPr>
          <w:u w:val="none"/>
        </w:rPr>
      </w:pPr>
      <w:r w:rsidDel="00000000" w:rsidR="00000000" w:rsidRPr="00000000">
        <w:rPr>
          <w:rtl w:val="0"/>
        </w:rPr>
        <w:t xml:space="preserve">Description of capability</w:t>
      </w:r>
      <w:r w:rsidDel="00000000" w:rsidR="00000000" w:rsidRPr="00000000">
        <w:rPr>
          <w:rtl w:val="0"/>
        </w:rPr>
      </w:r>
    </w:p>
    <w:p w:rsidR="00000000" w:rsidDel="00000000" w:rsidP="00000000" w:rsidRDefault="00000000" w:rsidRPr="00000000" w14:paraId="00000043">
      <w:pPr>
        <w:widowControl w:val="0"/>
        <w:numPr>
          <w:ilvl w:val="0"/>
          <w:numId w:val="7"/>
        </w:numPr>
        <w:spacing w:line="240" w:lineRule="auto"/>
        <w:ind w:left="720" w:hanging="360"/>
        <w:rPr>
          <w:u w:val="none"/>
        </w:rPr>
      </w:pPr>
      <w:r w:rsidDel="00000000" w:rsidR="00000000" w:rsidRPr="00000000">
        <w:rPr>
          <w:rtl w:val="0"/>
        </w:rPr>
        <w:t xml:space="preserve">Permafrost </w:t>
      </w:r>
    </w:p>
    <w:p w:rsidR="00000000" w:rsidDel="00000000" w:rsidP="00000000" w:rsidRDefault="00000000" w:rsidRPr="00000000" w14:paraId="00000044">
      <w:pPr>
        <w:widowControl w:val="0"/>
        <w:numPr>
          <w:ilvl w:val="1"/>
          <w:numId w:val="7"/>
        </w:numPr>
        <w:spacing w:line="240" w:lineRule="auto"/>
        <w:ind w:left="1440" w:hanging="360"/>
        <w:rPr>
          <w:u w:val="none"/>
        </w:rPr>
      </w:pPr>
      <w:r w:rsidDel="00000000" w:rsidR="00000000" w:rsidRPr="00000000">
        <w:rPr>
          <w:rtl w:val="0"/>
        </w:rPr>
        <w:t xml:space="preserve">Brief description of how it works reference Dawn’s manuscript </w:t>
      </w:r>
    </w:p>
    <w:p w:rsidR="00000000" w:rsidDel="00000000" w:rsidP="00000000" w:rsidRDefault="00000000" w:rsidRPr="00000000" w14:paraId="00000045">
      <w:pPr>
        <w:widowControl w:val="0"/>
        <w:spacing w:line="240" w:lineRule="auto"/>
        <w:rPr/>
      </w:pPr>
      <w:r w:rsidDel="00000000" w:rsidR="00000000" w:rsidRPr="00000000">
        <w:rPr>
          <w:rtl w:val="0"/>
        </w:rPr>
      </w:r>
    </w:p>
    <w:p w:rsidR="00000000" w:rsidDel="00000000" w:rsidP="00000000" w:rsidRDefault="00000000" w:rsidRPr="00000000" w14:paraId="00000046">
      <w:pPr>
        <w:widowControl w:val="0"/>
        <w:spacing w:line="240" w:lineRule="auto"/>
        <w:rPr/>
      </w:pPr>
      <w:commentRangeStart w:id="3"/>
      <w:r w:rsidDel="00000000" w:rsidR="00000000" w:rsidRPr="00000000">
        <w:rPr>
          <w:rtl w:val="0"/>
        </w:rPr>
        <w:t xml:space="preserve">New Science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7">
      <w:pPr>
        <w:widowControl w:val="0"/>
        <w:numPr>
          <w:ilvl w:val="0"/>
          <w:numId w:val="9"/>
        </w:numPr>
        <w:spacing w:line="240" w:lineRule="auto"/>
        <w:ind w:left="720" w:hanging="360"/>
      </w:pPr>
      <w:r w:rsidDel="00000000" w:rsidR="00000000" w:rsidRPr="00000000">
        <w:rPr>
          <w:rtl w:val="0"/>
        </w:rPr>
        <w:t xml:space="preserve">Temperature component replaced with DOECLIM </w:t>
      </w:r>
      <w:r w:rsidDel="00000000" w:rsidR="00000000" w:rsidRPr="00000000">
        <w:rPr>
          <w:rtl w:val="0"/>
        </w:rPr>
      </w:r>
    </w:p>
    <w:p w:rsidR="00000000" w:rsidDel="00000000" w:rsidP="00000000" w:rsidRDefault="00000000" w:rsidRPr="00000000" w14:paraId="00000048">
      <w:pPr>
        <w:widowControl w:val="0"/>
        <w:numPr>
          <w:ilvl w:val="0"/>
          <w:numId w:val="9"/>
        </w:numPr>
        <w:spacing w:line="240" w:lineRule="auto"/>
        <w:ind w:left="720" w:hanging="360"/>
        <w:rPr>
          <w:u w:val="none"/>
        </w:rPr>
      </w:pPr>
      <w:r w:rsidDel="00000000" w:rsidR="00000000" w:rsidRPr="00000000">
        <w:rPr>
          <w:rtl w:val="0"/>
        </w:rPr>
        <w:t xml:space="preserve">Updated default parameters </w:t>
      </w:r>
    </w:p>
    <w:p w:rsidR="00000000" w:rsidDel="00000000" w:rsidP="00000000" w:rsidRDefault="00000000" w:rsidRPr="00000000" w14:paraId="00000049">
      <w:pPr>
        <w:widowControl w:val="0"/>
        <w:numPr>
          <w:ilvl w:val="1"/>
          <w:numId w:val="9"/>
        </w:numPr>
        <w:spacing w:line="240" w:lineRule="auto"/>
        <w:ind w:left="1440" w:hanging="360"/>
        <w:rPr>
          <w:u w:val="none"/>
        </w:rPr>
      </w:pPr>
      <w:r w:rsidDel="00000000" w:rsidR="00000000" w:rsidRPr="00000000">
        <w:rPr>
          <w:rtl w:val="0"/>
        </w:rPr>
        <w:t xml:space="preserve">When available from IPPC AR6 report (tables)</w:t>
      </w:r>
    </w:p>
    <w:p w:rsidR="00000000" w:rsidDel="00000000" w:rsidP="00000000" w:rsidRDefault="00000000" w:rsidRPr="00000000" w14:paraId="0000004A">
      <w:pPr>
        <w:widowControl w:val="0"/>
        <w:numPr>
          <w:ilvl w:val="1"/>
          <w:numId w:val="9"/>
        </w:numPr>
        <w:spacing w:line="240" w:lineRule="auto"/>
        <w:ind w:left="1440" w:hanging="360"/>
        <w:rPr>
          <w:u w:val="none"/>
        </w:rPr>
      </w:pPr>
      <w:r w:rsidDel="00000000" w:rsidR="00000000" w:rsidRPr="00000000">
        <w:rPr>
          <w:rtl w:val="0"/>
        </w:rPr>
        <w:t xml:space="preserve">Calibration method calibrated parameters </w:t>
      </w:r>
      <w:r w:rsidDel="00000000" w:rsidR="00000000" w:rsidRPr="00000000">
        <w:rPr>
          <w:rtl w:val="0"/>
        </w:rPr>
      </w:r>
    </w:p>
    <w:p w:rsidR="00000000" w:rsidDel="00000000" w:rsidP="00000000" w:rsidRDefault="00000000" w:rsidRPr="00000000" w14:paraId="0000004B">
      <w:pPr>
        <w:pStyle w:val="Heading2"/>
        <w:rPr>
          <w:b w:val="0"/>
          <w:color w:val="434343"/>
          <w:sz w:val="24"/>
          <w:szCs w:val="24"/>
        </w:rPr>
      </w:pPr>
      <w:bookmarkStart w:colFirst="0" w:colLast="0" w:name="_s4hljgkvlcgh" w:id="5"/>
      <w:bookmarkEnd w:id="5"/>
      <w:r w:rsidDel="00000000" w:rsidR="00000000" w:rsidRPr="00000000">
        <w:rPr>
          <w:b w:val="0"/>
          <w:color w:val="434343"/>
          <w:sz w:val="24"/>
          <w:szCs w:val="24"/>
          <w:rtl w:val="0"/>
        </w:rPr>
        <w:t xml:space="preserve">Data Description </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Output from Hector v3 using </w:t>
      </w:r>
    </w:p>
    <w:p w:rsidR="00000000" w:rsidDel="00000000" w:rsidP="00000000" w:rsidRDefault="00000000" w:rsidRPr="00000000" w14:paraId="0000004D">
      <w:pPr>
        <w:numPr>
          <w:ilvl w:val="1"/>
          <w:numId w:val="3"/>
        </w:numPr>
        <w:ind w:left="1440" w:hanging="360"/>
        <w:rPr>
          <w:u w:val="none"/>
        </w:rPr>
      </w:pPr>
      <w:r w:rsidDel="00000000" w:rsidR="00000000" w:rsidRPr="00000000">
        <w:rPr>
          <w:rtl w:val="0"/>
        </w:rPr>
        <w:t xml:space="preserve">SSP scenarios (RCMIP or AR6)? </w:t>
      </w:r>
    </w:p>
    <w:p w:rsidR="00000000" w:rsidDel="00000000" w:rsidP="00000000" w:rsidRDefault="00000000" w:rsidRPr="00000000" w14:paraId="0000004E">
      <w:pPr>
        <w:numPr>
          <w:ilvl w:val="1"/>
          <w:numId w:val="3"/>
        </w:numPr>
        <w:ind w:left="1440" w:hanging="360"/>
        <w:rPr>
          <w:u w:val="none"/>
        </w:rPr>
      </w:pPr>
      <w:r w:rsidDel="00000000" w:rsidR="00000000" w:rsidRPr="00000000">
        <w:rPr>
          <w:rtl w:val="0"/>
        </w:rPr>
        <w:t xml:space="preserve">RCP scenarios </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Archived RCP output from Hector &lt;  v2. 5</w:t>
      </w:r>
      <w:r w:rsidDel="00000000" w:rsidR="00000000" w:rsidRPr="00000000">
        <w:rPr>
          <w:rtl w:val="0"/>
        </w:rPr>
      </w:r>
    </w:p>
    <w:p w:rsidR="00000000" w:rsidDel="00000000" w:rsidP="00000000" w:rsidRDefault="00000000" w:rsidRPr="00000000" w14:paraId="00000050">
      <w:pPr>
        <w:numPr>
          <w:ilvl w:val="0"/>
          <w:numId w:val="3"/>
        </w:numPr>
        <w:ind w:left="720" w:hanging="360"/>
        <w:rPr/>
      </w:pPr>
      <w:r w:rsidDel="00000000" w:rsidR="00000000" w:rsidRPr="00000000">
        <w:rPr>
          <w:rtl w:val="0"/>
        </w:rPr>
        <w:t xml:space="preserve">Description of processing that went into the observational/comparison data </w:t>
      </w:r>
    </w:p>
    <w:p w:rsidR="00000000" w:rsidDel="00000000" w:rsidP="00000000" w:rsidRDefault="00000000" w:rsidRPr="00000000" w14:paraId="00000051">
      <w:pPr>
        <w:numPr>
          <w:ilvl w:val="1"/>
          <w:numId w:val="3"/>
        </w:numPr>
        <w:ind w:left="1440" w:hanging="360"/>
        <w:rPr>
          <w:u w:val="none"/>
        </w:rPr>
      </w:pPr>
      <w:r w:rsidDel="00000000" w:rsidR="00000000" w:rsidRPr="00000000">
        <w:rPr>
          <w:rtl w:val="0"/>
        </w:rPr>
        <w:t xml:space="preserve">HadCrut –  </w:t>
      </w:r>
      <w:hyperlink r:id="rId19">
        <w:r w:rsidDel="00000000" w:rsidR="00000000" w:rsidRPr="00000000">
          <w:rPr>
            <w:color w:val="1155cc"/>
            <w:u w:val="single"/>
            <w:rtl w:val="0"/>
          </w:rPr>
          <w:t xml:space="preserve">(Morice et al. 2012)</w:t>
        </w:r>
      </w:hyperlink>
      <w:r w:rsidDel="00000000" w:rsidR="00000000" w:rsidRPr="00000000">
        <w:rPr>
          <w:rtl w:val="0"/>
        </w:rPr>
      </w:r>
    </w:p>
    <w:p w:rsidR="00000000" w:rsidDel="00000000" w:rsidP="00000000" w:rsidRDefault="00000000" w:rsidRPr="00000000" w14:paraId="00000052">
      <w:pPr>
        <w:numPr>
          <w:ilvl w:val="1"/>
          <w:numId w:val="3"/>
        </w:numPr>
        <w:ind w:left="1440" w:hanging="360"/>
        <w:rPr>
          <w:u w:val="none"/>
        </w:rPr>
      </w:pPr>
      <w:r w:rsidDel="00000000" w:rsidR="00000000" w:rsidRPr="00000000">
        <w:rPr>
          <w:rtl w:val="0"/>
        </w:rPr>
        <w:t xml:space="preserve">CMIP6 variables processed </w:t>
      </w:r>
    </w:p>
    <w:p w:rsidR="00000000" w:rsidDel="00000000" w:rsidP="00000000" w:rsidRDefault="00000000" w:rsidRPr="00000000" w14:paraId="00000053">
      <w:pPr>
        <w:numPr>
          <w:ilvl w:val="0"/>
          <w:numId w:val="3"/>
        </w:numPr>
        <w:ind w:left="720" w:hanging="360"/>
        <w:rPr/>
      </w:pPr>
      <w:r w:rsidDel="00000000" w:rsidR="00000000" w:rsidRPr="00000000">
        <w:rPr>
          <w:rtl w:val="0"/>
        </w:rPr>
        <w:t xml:space="preserve">Error metrics/goodness of fit </w:t>
      </w:r>
      <w:r w:rsidDel="00000000" w:rsidR="00000000" w:rsidRPr="00000000">
        <w:rPr>
          <w:rtl w:val="0"/>
        </w:rPr>
      </w:r>
    </w:p>
    <w:p w:rsidR="00000000" w:rsidDel="00000000" w:rsidP="00000000" w:rsidRDefault="00000000" w:rsidRPr="00000000" w14:paraId="00000054">
      <w:pPr>
        <w:numPr>
          <w:ilvl w:val="1"/>
          <w:numId w:val="3"/>
        </w:numPr>
        <w:ind w:left="1440" w:hanging="360"/>
        <w:rPr>
          <w:u w:val="none"/>
        </w:rPr>
      </w:pPr>
      <w:r w:rsidDel="00000000" w:rsidR="00000000" w:rsidRPr="00000000">
        <w:rPr>
          <w:rtl w:val="0"/>
        </w:rPr>
        <w:t xml:space="preserve">To be determined </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pStyle w:val="Heading2"/>
        <w:rPr/>
      </w:pPr>
      <w:bookmarkStart w:colFirst="0" w:colLast="0" w:name="_46dewzl5d13h" w:id="6"/>
      <w:bookmarkEnd w:id="6"/>
      <w:r w:rsidDel="00000000" w:rsidR="00000000" w:rsidRPr="00000000">
        <w:rPr>
          <w:rtl w:val="0"/>
        </w:rPr>
        <w:t xml:space="preserve">Results </w:t>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3340100"/>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commentRangeStart w:id="4"/>
      <w:r w:rsidDel="00000000" w:rsidR="00000000" w:rsidRPr="00000000">
        <w:rPr>
          <w:rtl w:val="0"/>
        </w:rPr>
        <w:t xml:space="preserve">Figure 1: </w:t>
      </w:r>
      <w:commentRangeEnd w:id="4"/>
      <w:r w:rsidDel="00000000" w:rsidR="00000000" w:rsidRPr="00000000">
        <w:commentReference w:id="4"/>
      </w:r>
      <w:r w:rsidDel="00000000" w:rsidR="00000000" w:rsidRPr="00000000">
        <w:rPr>
          <w:rtl w:val="0"/>
        </w:rPr>
        <w:t xml:space="preserve">Emission-driven Hector atmospheric CO</w:t>
      </w:r>
      <w:r w:rsidDel="00000000" w:rsidR="00000000" w:rsidRPr="00000000">
        <w:rPr>
          <w:vertAlign w:val="subscript"/>
          <w:rtl w:val="0"/>
        </w:rPr>
        <w:t xml:space="preserve">2</w:t>
      </w:r>
      <w:r w:rsidDel="00000000" w:rsidR="00000000" w:rsidRPr="00000000">
        <w:rPr>
          <w:rtl w:val="0"/>
        </w:rPr>
        <w:t xml:space="preserve"> concentrations compared with historical observations.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9050" distT="19050" distL="19050" distR="19050">
            <wp:extent cx="5943600" cy="2971800"/>
            <wp:effectExtent b="0" l="0" r="0" t="0"/>
            <wp:docPr id="30"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Figure 2: Emission-driven Hector global mean surface temperature compared with historical observations.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9050" distT="19050" distL="19050" distR="19050">
            <wp:extent cx="5774751" cy="3848897"/>
            <wp:effectExtent b="0" l="0" r="0" t="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74751" cy="384889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commentRangeStart w:id="5"/>
      <w:commentRangeStart w:id="6"/>
      <w:commentRangeStart w:id="7"/>
      <w:commentRangeStart w:id="8"/>
      <w:commentRangeStart w:id="9"/>
      <w:r w:rsidDel="00000000" w:rsidR="00000000" w:rsidRPr="00000000">
        <w:rPr>
          <w:rtl w:val="0"/>
        </w:rPr>
        <w:t xml:space="preserve">Figure 3:</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 Emission-driven Hector global mean air temperature (blue) compared with CMIP6 results. The black line is the CMIP6 multi-model mean, and the grey envelope is the CMIP6 spread.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9050" distT="19050" distL="19050" distR="19050">
            <wp:extent cx="5023299" cy="3348052"/>
            <wp:effectExtent b="0" l="0" r="0" t="0"/>
            <wp:docPr id="1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023299" cy="334805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Figure 4: Emission-driven Hector global sea surface temperature (blue) compared with CMIP6 results. The black line is the CMIP6 multi-model mean, and the grey envelope is the CMIP6 spread. </w:t>
      </w:r>
    </w:p>
    <w:p w:rsidR="00000000" w:rsidDel="00000000" w:rsidP="00000000" w:rsidRDefault="00000000" w:rsidRPr="00000000" w14:paraId="00000064">
      <w:pPr>
        <w:rPr/>
      </w:pPr>
      <w:r w:rsidDel="00000000" w:rsidR="00000000" w:rsidRPr="00000000">
        <w:rPr/>
        <w:drawing>
          <wp:inline distB="114300" distT="114300" distL="114300" distR="114300">
            <wp:extent cx="5943600" cy="3962400"/>
            <wp:effectExtent b="0" l="0" r="0" t="0"/>
            <wp:docPr id="22"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Figure 5: Cumulative CO</w:t>
      </w:r>
      <w:r w:rsidDel="00000000" w:rsidR="00000000" w:rsidRPr="00000000">
        <w:rPr>
          <w:vertAlign w:val="subscript"/>
          <w:rtl w:val="0"/>
        </w:rPr>
        <w:t xml:space="preserve">2</w:t>
      </w:r>
      <w:r w:rsidDel="00000000" w:rsidR="00000000" w:rsidRPr="00000000">
        <w:rPr>
          <w:rtl w:val="0"/>
        </w:rPr>
        <w:t xml:space="preserve"> emissions and global mean annual air temperature</w:t>
      </w:r>
      <w:ins w:author="Alexey N Shiklomanov" w:id="0" w:date="2022-07-13T12:34:32Z">
        <w:commentRangeStart w:id="10"/>
        <w:commentRangeStart w:id="11"/>
        <w:r w:rsidDel="00000000" w:rsidR="00000000" w:rsidRPr="00000000">
          <w:rPr>
            <w:rtl w:val="0"/>
          </w:rPr>
          <w:t xml:space="preserve"> change relative to pre-industrial (1750?)</w:t>
        </w:r>
      </w:ins>
      <w:del w:author="Alexey N Shiklomanov" w:id="0" w:date="2022-07-13T12:34:32Z">
        <w:commentRangeEnd w:id="10"/>
        <w:r w:rsidDel="00000000" w:rsidR="00000000" w:rsidRPr="00000000">
          <w:commentReference w:id="10"/>
        </w:r>
        <w:commentRangeEnd w:id="11"/>
        <w:r w:rsidDel="00000000" w:rsidR="00000000" w:rsidRPr="00000000">
          <w:commentReference w:id="11"/>
        </w:r>
        <w:r w:rsidDel="00000000" w:rsidR="00000000" w:rsidRPr="00000000">
          <w:rPr>
            <w:rtl w:val="0"/>
          </w:rPr>
          <w:delText xml:space="preserve">.</w:delText>
        </w:r>
      </w:del>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3962400"/>
            <wp:effectExtent b="0" l="0" r="0" t="0"/>
            <wp:docPr id="38"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commentRangeStart w:id="12"/>
      <w:r w:rsidDel="00000000" w:rsidR="00000000" w:rsidRPr="00000000">
        <w:rPr>
          <w:rtl w:val="0"/>
        </w:rPr>
        <w:t xml:space="preserve">Figure 6:</w:t>
      </w:r>
      <w:commentRangeEnd w:id="12"/>
      <w:r w:rsidDel="00000000" w:rsidR="00000000" w:rsidRPr="00000000">
        <w:commentReference w:id="12"/>
      </w:r>
      <w:r w:rsidDel="00000000" w:rsidR="00000000" w:rsidRPr="00000000">
        <w:rPr>
          <w:rtl w:val="0"/>
        </w:rPr>
        <w:t xml:space="preserve"> </w:t>
      </w:r>
      <w:r w:rsidDel="00000000" w:rsidR="00000000" w:rsidRPr="00000000">
        <w:rPr>
          <w:rtl w:val="0"/>
        </w:rPr>
        <w:t xml:space="preserve">Comparison of global mean air temperature from the two different versions of Hector.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2yckeh7rjud2" w:id="7"/>
      <w:bookmarkEnd w:id="7"/>
      <w:r w:rsidDel="00000000" w:rsidR="00000000" w:rsidRPr="00000000">
        <w:rPr>
          <w:rtl w:val="0"/>
        </w:rPr>
        <w:t xml:space="preserve">Discussion  </w:t>
      </w:r>
    </w:p>
    <w:p w:rsidR="00000000" w:rsidDel="00000000" w:rsidP="00000000" w:rsidRDefault="00000000" w:rsidRPr="00000000" w14:paraId="0000006D">
      <w:pPr>
        <w:numPr>
          <w:ilvl w:val="0"/>
          <w:numId w:val="13"/>
        </w:numPr>
        <w:ind w:left="720" w:hanging="360"/>
      </w:pPr>
      <w:r w:rsidDel="00000000" w:rsidR="00000000" w:rsidRPr="00000000">
        <w:rPr>
          <w:rtl w:val="0"/>
        </w:rPr>
        <w:t xml:space="preserve">Main takeaways </w:t>
      </w:r>
    </w:p>
    <w:p w:rsidR="00000000" w:rsidDel="00000000" w:rsidP="00000000" w:rsidRDefault="00000000" w:rsidRPr="00000000" w14:paraId="0000006E">
      <w:pPr>
        <w:numPr>
          <w:ilvl w:val="1"/>
          <w:numId w:val="13"/>
        </w:numPr>
        <w:ind w:left="1440" w:hanging="360"/>
      </w:pPr>
      <w:r w:rsidDel="00000000" w:rsidR="00000000" w:rsidRPr="00000000">
        <w:rPr>
          <w:rtl w:val="0"/>
        </w:rPr>
        <w:t xml:space="preserve">How much has Hector changed (temperature-wise) future and historical</w:t>
      </w:r>
    </w:p>
    <w:p w:rsidR="00000000" w:rsidDel="00000000" w:rsidP="00000000" w:rsidRDefault="00000000" w:rsidRPr="00000000" w14:paraId="0000006F">
      <w:pPr>
        <w:numPr>
          <w:ilvl w:val="0"/>
          <w:numId w:val="13"/>
        </w:numPr>
        <w:ind w:left="720" w:hanging="360"/>
        <w:rPr/>
      </w:pPr>
      <w:r w:rsidDel="00000000" w:rsidR="00000000" w:rsidRPr="00000000">
        <w:rPr>
          <w:rtl w:val="0"/>
        </w:rPr>
        <w:t xml:space="preserve"> Future development ideas/goals</w:t>
      </w:r>
    </w:p>
    <w:p w:rsidR="00000000" w:rsidDel="00000000" w:rsidP="00000000" w:rsidRDefault="00000000" w:rsidRPr="00000000" w14:paraId="00000070">
      <w:pPr>
        <w:numPr>
          <w:ilvl w:val="1"/>
          <w:numId w:val="13"/>
        </w:numPr>
        <w:ind w:left="1440" w:hanging="360"/>
      </w:pPr>
      <w:r w:rsidDel="00000000" w:rsidR="00000000" w:rsidRPr="00000000">
        <w:rPr>
          <w:rtl w:val="0"/>
        </w:rPr>
        <w:t xml:space="preserve"> Ideas for how new features will be used? </w:t>
      </w:r>
    </w:p>
    <w:p w:rsidR="00000000" w:rsidDel="00000000" w:rsidP="00000000" w:rsidRDefault="00000000" w:rsidRPr="00000000" w14:paraId="00000071">
      <w:pPr>
        <w:numPr>
          <w:ilvl w:val="1"/>
          <w:numId w:val="13"/>
        </w:numPr>
        <w:ind w:left="1440" w:hanging="360"/>
        <w:rPr/>
      </w:pPr>
      <w:r w:rsidDel="00000000" w:rsidR="00000000" w:rsidRPr="00000000">
        <w:rPr>
          <w:rtl w:val="0"/>
        </w:rPr>
        <w:t xml:space="preserve">What would be important to add to Hector? </w:t>
      </w:r>
    </w:p>
    <w:p w:rsidR="00000000" w:rsidDel="00000000" w:rsidP="00000000" w:rsidRDefault="00000000" w:rsidRPr="00000000" w14:paraId="00000072">
      <w:pPr>
        <w:numPr>
          <w:ilvl w:val="0"/>
          <w:numId w:val="13"/>
        </w:numPr>
        <w:ind w:left="720" w:hanging="360"/>
        <w:rPr/>
      </w:pPr>
      <w:r w:rsidDel="00000000" w:rsidR="00000000" w:rsidRPr="00000000">
        <w:rPr>
          <w:rtl w:val="0"/>
        </w:rPr>
        <w:t xml:space="preserve">Close with some connection to the larger SCM/emulator community </w:t>
      </w:r>
    </w:p>
    <w:p w:rsidR="00000000" w:rsidDel="00000000" w:rsidP="00000000" w:rsidRDefault="00000000" w:rsidRPr="00000000" w14:paraId="00000073">
      <w:pPr>
        <w:pStyle w:val="Heading2"/>
        <w:rPr>
          <w:sz w:val="22"/>
          <w:szCs w:val="22"/>
        </w:rPr>
      </w:pPr>
      <w:bookmarkStart w:colFirst="0" w:colLast="0" w:name="_8is83yk76qf3" w:id="8"/>
      <w:bookmarkEnd w:id="8"/>
      <w:r w:rsidDel="00000000" w:rsidR="00000000" w:rsidRPr="00000000">
        <w:rPr>
          <w:rtl w:val="0"/>
        </w:rPr>
      </w:r>
    </w:p>
    <w:p w:rsidR="00000000" w:rsidDel="00000000" w:rsidP="00000000" w:rsidRDefault="00000000" w:rsidRPr="00000000" w14:paraId="00000074">
      <w:pPr>
        <w:pStyle w:val="Heading2"/>
        <w:rPr>
          <w:sz w:val="22"/>
          <w:szCs w:val="22"/>
        </w:rPr>
      </w:pPr>
      <w:bookmarkStart w:colFirst="0" w:colLast="0" w:name="_42hbuechpos8" w:id="9"/>
      <w:bookmarkEnd w:id="9"/>
      <w:r w:rsidDel="00000000" w:rsidR="00000000" w:rsidRPr="00000000">
        <w:rPr>
          <w:rtl w:val="0"/>
        </w:rPr>
      </w:r>
    </w:p>
    <w:p w:rsidR="00000000" w:rsidDel="00000000" w:rsidP="00000000" w:rsidRDefault="00000000" w:rsidRPr="00000000" w14:paraId="00000075">
      <w:pPr>
        <w:pStyle w:val="Heading2"/>
        <w:rPr>
          <w:sz w:val="22"/>
          <w:szCs w:val="22"/>
        </w:rPr>
      </w:pPr>
      <w:bookmarkStart w:colFirst="0" w:colLast="0" w:name="_3otgp7foy1ye" w:id="10"/>
      <w:bookmarkEnd w:id="10"/>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rPr>
          <w:sz w:val="22"/>
          <w:szCs w:val="22"/>
        </w:rPr>
      </w:pPr>
      <w:bookmarkStart w:colFirst="0" w:colLast="0" w:name="_ks9b3k4yr9p" w:id="11"/>
      <w:bookmarkEnd w:id="11"/>
      <w:r w:rsidDel="00000000" w:rsidR="00000000" w:rsidRPr="00000000">
        <w:rPr>
          <w:sz w:val="22"/>
          <w:szCs w:val="22"/>
          <w:rtl w:val="0"/>
        </w:rPr>
        <w:t xml:space="preserve">Appendix </w:t>
      </w:r>
    </w:p>
    <w:p w:rsidR="00000000" w:rsidDel="00000000" w:rsidP="00000000" w:rsidRDefault="00000000" w:rsidRPr="00000000" w14:paraId="00000077">
      <w:pPr>
        <w:pStyle w:val="Heading3"/>
        <w:rPr>
          <w:sz w:val="22"/>
          <w:szCs w:val="22"/>
        </w:rPr>
      </w:pPr>
      <w:bookmarkStart w:colFirst="0" w:colLast="0" w:name="_jmz14lo8n8wt" w:id="12"/>
      <w:bookmarkEnd w:id="12"/>
      <w:r w:rsidDel="00000000" w:rsidR="00000000" w:rsidRPr="00000000">
        <w:rPr>
          <w:sz w:val="22"/>
          <w:szCs w:val="22"/>
          <w:rtl w:val="0"/>
        </w:rPr>
        <w:t xml:space="preserve">Table of Misc. Hector Parameters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b w:val="1"/>
              </w:rPr>
            </w:pPr>
            <w:r w:rsidDel="00000000" w:rsidR="00000000" w:rsidRPr="00000000">
              <w:rPr>
                <w:b w:val="1"/>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b w:val="1"/>
              </w:rPr>
            </w:pPr>
            <w:r w:rsidDel="00000000" w:rsidR="00000000" w:rsidRPr="00000000">
              <w:rPr>
                <w:b w:val="1"/>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rPr>
                <w:b w:val="1"/>
              </w:rPr>
            </w:pPr>
            <w:r w:rsidDel="00000000" w:rsidR="00000000" w:rsidRPr="00000000">
              <w:rPr>
                <w:b w:val="1"/>
                <w:rtl w:val="0"/>
              </w:rPr>
              <w:t xml:space="preserv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vertAlign w:val="subscript"/>
              </w:rPr>
            </w:pPr>
            <w:r w:rsidDel="00000000" w:rsidR="00000000" w:rsidRPr="00000000">
              <w:rPr>
                <w:rtl w:val="0"/>
              </w:rPr>
              <w:t xml:space="preserve">NPP</w:t>
            </w:r>
            <w:r w:rsidDel="00000000" w:rsidR="00000000" w:rsidRPr="00000000">
              <w:rPr>
                <w:vertAlign w:val="sub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rPr/>
            </w:pPr>
            <w:r w:rsidDel="00000000" w:rsidR="00000000" w:rsidRPr="00000000">
              <w:rPr>
                <w:rtl w:val="0"/>
              </w:rPr>
              <w:t xml:space="preserve">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pPr>
            <w:r w:rsidDel="00000000" w:rsidR="00000000" w:rsidRPr="00000000">
              <w:rPr>
                <w:rtl w:val="0"/>
              </w:rPr>
              <w:t xml:space="preserve">Pg C/yr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pPr>
            <w:hyperlink r:id="rId26">
              <w:r w:rsidDel="00000000" w:rsidR="00000000" w:rsidRPr="00000000">
                <w:rPr>
                  <w:color w:val="1155cc"/>
                  <w:u w:val="single"/>
                  <w:rtl w:val="0"/>
                </w:rPr>
                <w:t xml:space="preserve">(Ito 2011)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vertAlign w:val="subscript"/>
              </w:rPr>
            </w:pPr>
            <w:hyperlink r:id="rId27">
              <w:r w:rsidDel="00000000" w:rsidR="00000000" w:rsidRPr="00000000">
                <w:rPr/>
                <w:drawing>
                  <wp:inline distB="19050" distT="19050" distL="19050" distR="19050">
                    <wp:extent cx="317500" cy="152400"/>
                    <wp:effectExtent b="0" l="0" r="0" t="0"/>
                    <wp:docPr id="17" name="image15.gif"/>
                    <a:graphic>
                      <a:graphicData uri="http://schemas.openxmlformats.org/drawingml/2006/picture">
                        <pic:pic>
                          <pic:nvPicPr>
                            <pic:cNvPr id="0" name="image15.gif"/>
                            <pic:cNvPicPr preferRelativeResize="0"/>
                          </pic:nvPicPr>
                          <pic:blipFill>
                            <a:blip r:embed="rId28"/>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pPr>
            <w:r w:rsidDel="00000000" w:rsidR="00000000" w:rsidRPr="00000000">
              <w:rPr>
                <w:rtl w:val="0"/>
              </w:rPr>
              <w:t xml:space="preserve">3.75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pPr>
            <w:r w:rsidDel="00000000" w:rsidR="00000000" w:rsidRPr="00000000">
              <w:rPr>
                <w:rtl w:val="0"/>
              </w:rPr>
              <w:t xml:space="preserve">7.3.2 of IPCC AR6 </w:t>
            </w:r>
            <w:hyperlink r:id="rId29">
              <w:r w:rsidDel="00000000" w:rsidR="00000000" w:rsidRPr="00000000">
                <w:rPr>
                  <w:color w:val="1155cc"/>
                  <w:u w:val="single"/>
                  <w:rtl w:val="0"/>
                </w:rPr>
                <w:t xml:space="preserve">(Forster, P., T. Storelvmo, K. Armour,...)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vertAlign w:val="subscript"/>
              </w:rPr>
            </w:pPr>
            <w:r w:rsidDel="00000000" w:rsidR="00000000" w:rsidRPr="00000000">
              <w:rPr>
                <w:rtl w:val="0"/>
              </w:rPr>
              <w:t xml:space="preserve">Surface C</w:t>
            </w:r>
            <w:r w:rsidDel="00000000" w:rsidR="00000000" w:rsidRPr="00000000">
              <w:rPr>
                <w:vertAlign w:val="sub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rPr/>
            </w:pPr>
            <w:r w:rsidDel="00000000" w:rsidR="00000000" w:rsidRPr="00000000">
              <w:rPr>
                <w:rtl w:val="0"/>
              </w:rPr>
              <w:t xml:space="preserve">Pg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pPr>
            <w:r w:rsidDel="00000000" w:rsidR="00000000" w:rsidRPr="00000000">
              <w:rPr>
                <w:rtl w:val="0"/>
              </w:rPr>
              <w:t xml:space="preserve">Figure 5.12</w:t>
            </w:r>
          </w:p>
          <w:p w:rsidR="00000000" w:rsidDel="00000000" w:rsidP="00000000" w:rsidRDefault="00000000" w:rsidRPr="00000000" w14:paraId="00000088">
            <w:pPr>
              <w:spacing w:line="240" w:lineRule="auto"/>
              <w:rPr/>
            </w:pPr>
            <w:hyperlink r:id="rId30">
              <w:r w:rsidDel="00000000" w:rsidR="00000000" w:rsidRPr="00000000">
                <w:rPr>
                  <w:color w:val="1155cc"/>
                  <w:u w:val="single"/>
                  <w:rtl w:val="0"/>
                </w:rPr>
                <w:t xml:space="preserve">(da Cunha, P. M. Cox, A. V. Eliseev, 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rPr>
                <w:vertAlign w:val="subscript"/>
              </w:rPr>
            </w:pPr>
            <w:r w:rsidDel="00000000" w:rsidR="00000000" w:rsidRPr="00000000">
              <w:rPr>
                <w:rtl w:val="0"/>
              </w:rPr>
              <w:t xml:space="preserve">Interior C</w:t>
            </w:r>
            <w:r w:rsidDel="00000000" w:rsidR="00000000" w:rsidRPr="00000000">
              <w:rPr>
                <w:vertAlign w:val="sub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pPr>
            <w:r w:rsidDel="00000000" w:rsidR="00000000" w:rsidRPr="00000000">
              <w:rPr>
                <w:rtl w:val="0"/>
              </w:rPr>
              <w:t xml:space="preserve">37100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pPr>
            <w:r w:rsidDel="00000000" w:rsidR="00000000" w:rsidRPr="00000000">
              <w:rPr>
                <w:rtl w:val="0"/>
              </w:rPr>
              <w:t xml:space="preserve">Pg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pPr>
            <w:r w:rsidDel="00000000" w:rsidR="00000000" w:rsidRPr="00000000">
              <w:rPr>
                <w:rtl w:val="0"/>
              </w:rPr>
              <w:t xml:space="preserve">Figure 5.12</w:t>
            </w:r>
          </w:p>
          <w:p w:rsidR="00000000" w:rsidDel="00000000" w:rsidP="00000000" w:rsidRDefault="00000000" w:rsidRPr="00000000" w14:paraId="0000008D">
            <w:pPr>
              <w:spacing w:line="240" w:lineRule="auto"/>
              <w:rPr/>
            </w:pPr>
            <w:hyperlink r:id="rId31">
              <w:r w:rsidDel="00000000" w:rsidR="00000000" w:rsidRPr="00000000">
                <w:rPr>
                  <w:color w:val="1155cc"/>
                  <w:u w:val="single"/>
                  <w:rtl w:val="0"/>
                </w:rPr>
                <w:t xml:space="preserve">(da Cunha, P. M. Cox, A. V. Eliseev, 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rPr>
                <w:vertAlign w:val="subscript"/>
              </w:rPr>
            </w:pPr>
            <w:r w:rsidDel="00000000" w:rsidR="00000000" w:rsidRPr="00000000">
              <w:rPr>
                <w:rtl w:val="0"/>
              </w:rPr>
              <w:t xml:space="preserve">TOS</w:t>
            </w:r>
            <w:r w:rsidDel="00000000" w:rsidR="00000000" w:rsidRPr="00000000">
              <w:rPr>
                <w:vertAlign w:val="sub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pPr>
            <w:r w:rsidDel="00000000" w:rsidR="00000000" w:rsidRPr="00000000">
              <w:rPr>
                <w:rtl w:val="0"/>
              </w:rPr>
              <w:t xml:space="preserve">hector_cmip6data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vertAlign w:val="subscript"/>
              </w:rPr>
            </w:pPr>
            <w:hyperlink r:id="rId32">
              <w:r w:rsidDel="00000000" w:rsidR="00000000" w:rsidRPr="00000000">
                <w:rPr/>
                <w:drawing>
                  <wp:inline distB="19050" distT="19050" distL="19050" distR="19050">
                    <wp:extent cx="419100" cy="127000"/>
                    <wp:effectExtent b="0" l="0" r="0" t="0"/>
                    <wp:docPr id="32" name="image32.gif"/>
                    <a:graphic>
                      <a:graphicData uri="http://schemas.openxmlformats.org/drawingml/2006/picture">
                        <pic:pic>
                          <pic:nvPicPr>
                            <pic:cNvPr id="0" name="image32.gif"/>
                            <pic:cNvPicPr preferRelativeResize="0"/>
                          </pic:nvPicPr>
                          <pic:blipFill>
                            <a:blip r:embed="rId33"/>
                            <a:srcRect b="0" l="0" r="0" t="0"/>
                            <a:stretch>
                              <a:fillRect/>
                            </a:stretch>
                          </pic:blipFill>
                          <pic:spPr>
                            <a:xfrm>
                              <a:off x="0" y="0"/>
                              <a:ext cx="419100" cy="1270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pPr>
            <w:r w:rsidDel="00000000" w:rsidR="00000000" w:rsidRPr="00000000">
              <w:rPr>
                <w:rtl w:val="0"/>
              </w:rPr>
              <w:t xml:space="preserve">-16.4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rPr/>
            </w:pPr>
            <w:r w:rsidDel="00000000" w:rsidR="00000000" w:rsidRPr="00000000">
              <w:rPr>
                <w:rtl w:val="0"/>
              </w:rPr>
              <w:t xml:space="preserve">hector_cmip6data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vertAlign w:val="subscript"/>
              </w:rPr>
            </w:pPr>
            <w:hyperlink r:id="rId34">
              <w:r w:rsidDel="00000000" w:rsidR="00000000" w:rsidRPr="00000000">
                <w:rPr/>
                <w:drawing>
                  <wp:inline distB="19050" distT="19050" distL="19050" distR="19050">
                    <wp:extent cx="381000" cy="127000"/>
                    <wp:effectExtent b="0" l="0" r="0" t="0"/>
                    <wp:docPr id="34" name="image31.gif"/>
                    <a:graphic>
                      <a:graphicData uri="http://schemas.openxmlformats.org/drawingml/2006/picture">
                        <pic:pic>
                          <pic:nvPicPr>
                            <pic:cNvPr id="0" name="image31.gif"/>
                            <pic:cNvPicPr preferRelativeResize="0"/>
                          </pic:nvPicPr>
                          <pic:blipFill>
                            <a:blip r:embed="rId35"/>
                            <a:srcRect b="0" l="0" r="0" t="0"/>
                            <a:stretch>
                              <a:fillRect/>
                            </a:stretch>
                          </pic:blipFill>
                          <pic:spPr>
                            <a:xfrm>
                              <a:off x="0" y="0"/>
                              <a:ext cx="381000" cy="1270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pPr>
            <w:r w:rsidDel="00000000" w:rsidR="00000000" w:rsidRPr="00000000">
              <w:rPr>
                <w:rtl w:val="0"/>
              </w:rPr>
              <w:t xml:space="preserve">hector_cmip6data</w:t>
            </w:r>
          </w:p>
        </w:tc>
      </w:tr>
    </w:tbl>
    <w:p w:rsidR="00000000" w:rsidDel="00000000" w:rsidP="00000000" w:rsidRDefault="00000000" w:rsidRPr="00000000" w14:paraId="0000009A">
      <w:pPr>
        <w:pStyle w:val="Heading3"/>
        <w:rPr>
          <w:sz w:val="22"/>
          <w:szCs w:val="22"/>
        </w:rPr>
      </w:pPr>
      <w:bookmarkStart w:colFirst="0" w:colLast="0" w:name="_1ue82ud46ona" w:id="13"/>
      <w:bookmarkEnd w:id="13"/>
      <w:r w:rsidDel="00000000" w:rsidR="00000000" w:rsidRPr="00000000">
        <w:rPr>
          <w:sz w:val="22"/>
          <w:szCs w:val="22"/>
          <w:rtl w:val="0"/>
        </w:rPr>
        <w:t xml:space="preserve">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rPr>
          <w:sz w:val="22"/>
          <w:szCs w:val="22"/>
        </w:rPr>
      </w:pPr>
      <w:bookmarkStart w:colFirst="0" w:colLast="0" w:name="_4o9o7ejc793r" w:id="14"/>
      <w:bookmarkEnd w:id="14"/>
      <w:r w:rsidDel="00000000" w:rsidR="00000000" w:rsidRPr="00000000">
        <w:rPr>
          <w:sz w:val="22"/>
          <w:szCs w:val="22"/>
          <w:rtl w:val="0"/>
        </w:rPr>
        <w:t xml:space="preserve">Equations </w:t>
      </w:r>
    </w:p>
    <w:p w:rsidR="00000000" w:rsidDel="00000000" w:rsidP="00000000" w:rsidRDefault="00000000" w:rsidRPr="00000000" w14:paraId="0000009D">
      <w:pPr>
        <w:pStyle w:val="Heading4"/>
        <w:rPr>
          <w:sz w:val="22"/>
          <w:szCs w:val="22"/>
        </w:rPr>
      </w:pPr>
      <w:bookmarkStart w:colFirst="0" w:colLast="0" w:name="_zc4lf3m4c44f" w:id="15"/>
      <w:bookmarkEnd w:id="15"/>
      <w:r w:rsidDel="00000000" w:rsidR="00000000" w:rsidRPr="00000000">
        <w:rPr>
          <w:sz w:val="22"/>
          <w:szCs w:val="22"/>
          <w:rtl w:val="0"/>
        </w:rPr>
        <w:t xml:space="preserve">Radiative Forcing</w:t>
      </w:r>
    </w:p>
    <w:p w:rsidR="00000000" w:rsidDel="00000000" w:rsidP="00000000" w:rsidRDefault="00000000" w:rsidRPr="00000000" w14:paraId="0000009E">
      <w:pPr>
        <w:pStyle w:val="Heading5"/>
        <w:rPr>
          <w:vertAlign w:val="subscript"/>
        </w:rPr>
      </w:pPr>
      <w:bookmarkStart w:colFirst="0" w:colLast="0" w:name="_yl6pjkb809e6" w:id="16"/>
      <w:bookmarkEnd w:id="16"/>
      <w:r w:rsidDel="00000000" w:rsidR="00000000" w:rsidRPr="00000000">
        <w:rPr>
          <w:rtl w:val="0"/>
        </w:rPr>
        <w:t xml:space="preserve">CO</w:t>
      </w:r>
      <w:r w:rsidDel="00000000" w:rsidR="00000000" w:rsidRPr="00000000">
        <w:rPr>
          <w:vertAlign w:val="subscript"/>
          <w:rtl w:val="0"/>
        </w:rPr>
        <w:t xml:space="preserve">2</w:t>
      </w:r>
    </w:p>
    <w:p w:rsidR="00000000" w:rsidDel="00000000" w:rsidP="00000000" w:rsidRDefault="00000000" w:rsidRPr="00000000" w14:paraId="0000009F">
      <w:pPr>
        <w:rPr/>
      </w:pPr>
      <w:r w:rsidDel="00000000" w:rsidR="00000000" w:rsidRPr="00000000">
        <w:rPr>
          <w:rtl w:val="0"/>
        </w:rPr>
        <w:t xml:space="preserve">Where </w:t>
      </w:r>
      <w:hyperlink r:id="rId36">
        <w:r w:rsidDel="00000000" w:rsidR="00000000" w:rsidRPr="00000000">
          <w:rPr/>
          <w:drawing>
            <wp:inline distB="19050" distT="19050" distL="19050" distR="19050">
              <wp:extent cx="114300" cy="101600"/>
              <wp:effectExtent b="0" l="0" r="0" t="0"/>
              <wp:docPr id="8" name="image6.gif"/>
              <a:graphic>
                <a:graphicData uri="http://schemas.openxmlformats.org/drawingml/2006/picture">
                  <pic:pic>
                    <pic:nvPicPr>
                      <pic:cNvPr id="0" name="image6.gif"/>
                      <pic:cNvPicPr preferRelativeResize="0"/>
                    </pic:nvPicPr>
                    <pic:blipFill>
                      <a:blip r:embed="rId37"/>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w:t>
      </w:r>
      <w:hyperlink r:id="rId38">
        <w:r w:rsidDel="00000000" w:rsidR="00000000" w:rsidRPr="00000000">
          <w:rPr/>
          <w:drawing>
            <wp:inline distB="19050" distT="19050" distL="19050" distR="19050">
              <wp:extent cx="101600" cy="114300"/>
              <wp:effectExtent b="0" l="0" r="0" t="0"/>
              <wp:docPr id="24" name="image27.gif"/>
              <a:graphic>
                <a:graphicData uri="http://schemas.openxmlformats.org/drawingml/2006/picture">
                  <pic:pic>
                    <pic:nvPicPr>
                      <pic:cNvPr id="0" name="image27.gif"/>
                      <pic:cNvPicPr preferRelativeResize="0"/>
                    </pic:nvPicPr>
                    <pic:blipFill>
                      <a:blip r:embed="rId39"/>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are atmospheric concentrations of N</w:t>
      </w:r>
      <w:r w:rsidDel="00000000" w:rsidR="00000000" w:rsidRPr="00000000">
        <w:rPr>
          <w:vertAlign w:val="subscript"/>
          <w:rtl w:val="0"/>
        </w:rPr>
        <w:t xml:space="preserve">2</w:t>
      </w:r>
      <w:r w:rsidDel="00000000" w:rsidR="00000000" w:rsidRPr="00000000">
        <w:rPr>
          <w:rtl w:val="0"/>
        </w:rPr>
        <w:t xml:space="preserve">O and CO</w:t>
      </w:r>
      <w:r w:rsidDel="00000000" w:rsidR="00000000" w:rsidRPr="00000000">
        <w:rPr>
          <w:vertAlign w:val="subscript"/>
          <w:rtl w:val="0"/>
        </w:rPr>
        <w:t xml:space="preserve">2</w:t>
      </w:r>
      <w:r w:rsidDel="00000000" w:rsidR="00000000" w:rsidRPr="00000000">
        <w:rPr>
          <w:rtl w:val="0"/>
        </w:rPr>
        <w:t xml:space="preserve"> respectively, the equations use the following parameterizations. </w:t>
      </w:r>
    </w:p>
    <w:p w:rsidR="00000000" w:rsidDel="00000000" w:rsidP="00000000" w:rsidRDefault="00000000" w:rsidRPr="00000000" w14:paraId="000000A0">
      <w:pPr>
        <w:spacing w:line="240" w:lineRule="auto"/>
        <w:rPr/>
      </w:pPr>
      <w:r w:rsidDel="00000000" w:rsidR="00000000" w:rsidRPr="00000000">
        <w:rPr>
          <w:rtl w:val="0"/>
        </w:rPr>
        <w:tab/>
      </w:r>
      <w:hyperlink r:id="rId40">
        <w:r w:rsidDel="00000000" w:rsidR="00000000" w:rsidRPr="00000000">
          <w:rPr/>
          <w:drawing>
            <wp:inline distB="19050" distT="19050" distL="19050" distR="19050">
              <wp:extent cx="1193800" cy="342900"/>
              <wp:effectExtent b="0" l="0" r="0" t="0"/>
              <wp:docPr id="21" name="image22.gif"/>
              <a:graphic>
                <a:graphicData uri="http://schemas.openxmlformats.org/drawingml/2006/picture">
                  <pic:pic>
                    <pic:nvPicPr>
                      <pic:cNvPr id="0" name="image22.gif"/>
                      <pic:cNvPicPr preferRelativeResize="0"/>
                    </pic:nvPicPr>
                    <pic:blipFill>
                      <a:blip r:embed="rId41"/>
                      <a:srcRect b="0" l="0" r="0" t="0"/>
                      <a:stretch>
                        <a:fillRect/>
                      </a:stretch>
                    </pic:blipFill>
                    <pic:spPr>
                      <a:xfrm>
                        <a:off x="0" y="0"/>
                        <a:ext cx="11938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1">
      <w:pPr>
        <w:spacing w:line="240" w:lineRule="auto"/>
        <w:rPr/>
      </w:pPr>
      <w:hyperlink r:id="rId42">
        <w:r w:rsidDel="00000000" w:rsidR="00000000" w:rsidRPr="00000000">
          <w:rPr/>
          <w:drawing>
            <wp:inline distB="19050" distT="19050" distL="19050" distR="19050">
              <wp:extent cx="3644900" cy="571500"/>
              <wp:effectExtent b="0" l="0" r="0" t="0"/>
              <wp:docPr id="33" name="image40.gif"/>
              <a:graphic>
                <a:graphicData uri="http://schemas.openxmlformats.org/drawingml/2006/picture">
                  <pic:pic>
                    <pic:nvPicPr>
                      <pic:cNvPr id="0" name="image40.gif"/>
                      <pic:cNvPicPr preferRelativeResize="0"/>
                    </pic:nvPicPr>
                    <pic:blipFill>
                      <a:blip r:embed="rId43"/>
                      <a:srcRect b="0" l="0" r="0" t="0"/>
                      <a:stretch>
                        <a:fillRect/>
                      </a:stretch>
                    </pic:blipFill>
                    <pic:spPr>
                      <a:xfrm>
                        <a:off x="0" y="0"/>
                        <a:ext cx="3644900" cy="571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2">
      <w:pPr>
        <w:spacing w:line="240" w:lineRule="auto"/>
        <w:rPr/>
      </w:pPr>
      <w:hyperlink r:id="rId44">
        <w:r w:rsidDel="00000000" w:rsidR="00000000" w:rsidRPr="00000000">
          <w:rPr/>
          <w:drawing>
            <wp:inline distB="19050" distT="19050" distL="19050" distR="19050">
              <wp:extent cx="927100" cy="177800"/>
              <wp:effectExtent b="0" l="0" r="0" t="0"/>
              <wp:docPr id="41" name="image38.gif"/>
              <a:graphic>
                <a:graphicData uri="http://schemas.openxmlformats.org/drawingml/2006/picture">
                  <pic:pic>
                    <pic:nvPicPr>
                      <pic:cNvPr id="0" name="image38.gif"/>
                      <pic:cNvPicPr preferRelativeResize="0"/>
                    </pic:nvPicPr>
                    <pic:blipFill>
                      <a:blip r:embed="rId45"/>
                      <a:srcRect b="0" l="0" r="0" t="0"/>
                      <a:stretch>
                        <a:fillRect/>
                      </a:stretch>
                    </pic:blipFill>
                    <pic:spPr>
                      <a:xfrm>
                        <a:off x="0" y="0"/>
                        <a:ext cx="9271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3">
      <w:pPr>
        <w:spacing w:line="240" w:lineRule="auto"/>
        <w:rPr/>
      </w:pPr>
      <w:hyperlink r:id="rId46">
        <w:r w:rsidDel="00000000" w:rsidR="00000000" w:rsidRPr="00000000">
          <w:rPr/>
          <w:drawing>
            <wp:inline distB="19050" distT="19050" distL="19050" distR="19050">
              <wp:extent cx="2286000" cy="177800"/>
              <wp:effectExtent b="0" l="0" r="0" t="0"/>
              <wp:docPr id="42" name="image42.gif"/>
              <a:graphic>
                <a:graphicData uri="http://schemas.openxmlformats.org/drawingml/2006/picture">
                  <pic:pic>
                    <pic:nvPicPr>
                      <pic:cNvPr id="0" name="image42.gif"/>
                      <pic:cNvPicPr preferRelativeResize="0"/>
                    </pic:nvPicPr>
                    <pic:blipFill>
                      <a:blip r:embed="rId47"/>
                      <a:srcRect b="0" l="0" r="0" t="0"/>
                      <a:stretch>
                        <a:fillRect/>
                      </a:stretch>
                    </pic:blipFill>
                    <pic:spPr>
                      <a:xfrm>
                        <a:off x="0" y="0"/>
                        <a:ext cx="22860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4">
      <w:pPr>
        <w:pStyle w:val="Heading6"/>
        <w:rPr/>
      </w:pPr>
      <w:bookmarkStart w:colFirst="0" w:colLast="0" w:name="_5ruakjg7o3rx" w:id="17"/>
      <w:bookmarkEnd w:id="17"/>
      <w:hyperlink r:id="rId48">
        <w:r w:rsidDel="00000000" w:rsidR="00000000" w:rsidRPr="00000000">
          <w:rPr/>
          <w:drawing>
            <wp:inline distB="19050" distT="19050" distL="19050" distR="19050">
              <wp:extent cx="2476500" cy="152400"/>
              <wp:effectExtent b="0" l="0" r="0" t="0"/>
              <wp:docPr id="19" name="image18.gif"/>
              <a:graphic>
                <a:graphicData uri="http://schemas.openxmlformats.org/drawingml/2006/picture">
                  <pic:pic>
                    <pic:nvPicPr>
                      <pic:cNvPr id="0" name="image18.gif"/>
                      <pic:cNvPicPr preferRelativeResize="0"/>
                    </pic:nvPicPr>
                    <pic:blipFill>
                      <a:blip r:embed="rId49"/>
                      <a:srcRect b="0" l="0" r="0" t="0"/>
                      <a:stretch>
                        <a:fillRect/>
                      </a:stretch>
                    </pic:blipFill>
                    <pic:spPr>
                      <a:xfrm>
                        <a:off x="0" y="0"/>
                        <a:ext cx="2476500" cy="1524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tbl>
      <w:tblPr>
        <w:tblStyle w:val="Table2"/>
        <w:tblW w:w="102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2820"/>
        <w:tblGridChange w:id="0">
          <w:tblGrid>
            <w:gridCol w:w="1860"/>
            <w:gridCol w:w="1860"/>
            <w:gridCol w:w="1860"/>
            <w:gridCol w:w="1860"/>
            <w:gridCol w:w="2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Equation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vertAlign w:val="subscript"/>
              </w:rPr>
            </w:pPr>
            <w:r w:rsidDel="00000000" w:rsidR="00000000" w:rsidRPr="00000000">
              <w:rPr>
                <w:i w:val="1"/>
                <w:rtl w:val="0"/>
              </w:rPr>
              <w:t xml:space="preserve">a</w:t>
            </w:r>
            <w:r w:rsidDel="00000000" w:rsidR="00000000" w:rsidRPr="00000000">
              <w:rPr>
                <w:i w:val="1"/>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-2.4785e-7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 m</w:t>
            </w:r>
            <w:r w:rsidDel="00000000" w:rsidR="00000000" w:rsidRPr="00000000">
              <w:rPr>
                <w:vertAlign w:val="superscript"/>
                <w:rtl w:val="0"/>
              </w:rPr>
              <w:t xml:space="preserve">–2</w:t>
            </w:r>
            <w:r w:rsidDel="00000000" w:rsidR="00000000" w:rsidRPr="00000000">
              <w:rPr>
                <w:rtl w:val="0"/>
              </w:rPr>
              <w:t xml:space="preserve"> ppm</w:t>
            </w:r>
            <w:r w:rsidDel="00000000" w:rsidR="00000000" w:rsidRPr="00000000">
              <w:rPr>
                <w:vertAlign w:val="superscript"/>
                <w:rtl w:val="0"/>
              </w:rPr>
              <w:t xml:space="preserve">–2</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7.SM.1</w:t>
            </w:r>
            <w:hyperlink r:id="rId50">
              <w:r w:rsidDel="00000000" w:rsidR="00000000" w:rsidRPr="00000000">
                <w:rPr>
                  <w:color w:val="1155cc"/>
                  <w:u w:val="single"/>
                  <w:rtl w:val="0"/>
                </w:rPr>
                <w:t xml:space="preserve">(Smith, C., Z. R. J. Nicholls, K. Armo...)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r w:rsidDel="00000000" w:rsidR="00000000" w:rsidRPr="00000000">
              <w:rPr>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7.5906e-4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 m</w:t>
            </w:r>
            <w:r w:rsidDel="00000000" w:rsidR="00000000" w:rsidRPr="00000000">
              <w:rPr>
                <w:vertAlign w:val="superscript"/>
                <w:rtl w:val="0"/>
              </w:rPr>
              <w:t xml:space="preserve">–2</w:t>
            </w:r>
            <w:r w:rsidDel="00000000" w:rsidR="00000000" w:rsidRPr="00000000">
              <w:rPr>
                <w:rtl w:val="0"/>
              </w:rPr>
              <w:t xml:space="preserve"> ppm</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7.SM.1</w:t>
            </w:r>
            <w:hyperlink r:id="rId51">
              <w:r w:rsidDel="00000000" w:rsidR="00000000" w:rsidRPr="00000000">
                <w:rPr>
                  <w:color w:val="1155cc"/>
                  <w:u w:val="single"/>
                  <w:rtl w:val="0"/>
                </w:rPr>
                <w:t xml:space="preserve">(Smith, C., Z. R. J. Nicholls, K. Armo...)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bscript"/>
              </w:rPr>
            </w:pPr>
            <w:r w:rsidDel="00000000" w:rsidR="00000000" w:rsidRPr="00000000">
              <w:rPr>
                <w:rtl w:val="0"/>
              </w:rPr>
              <w:t xml:space="preserve">c</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-2.1492e-3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 m</w:t>
            </w:r>
            <w:r w:rsidDel="00000000" w:rsidR="00000000" w:rsidRPr="00000000">
              <w:rPr>
                <w:vertAlign w:val="superscript"/>
                <w:rtl w:val="0"/>
              </w:rPr>
              <w:t xml:space="preserve">–2</w:t>
            </w:r>
            <w:r w:rsidDel="00000000" w:rsidR="00000000" w:rsidRPr="00000000">
              <w:rPr>
                <w:rtl w:val="0"/>
              </w:rPr>
              <w:t xml:space="preserve"> ppb</w:t>
            </w:r>
            <w:r w:rsidDel="00000000" w:rsidR="00000000" w:rsidRPr="00000000">
              <w:rPr>
                <w:vertAlign w:val="superscript"/>
                <w:rtl w:val="0"/>
              </w:rPr>
              <w:t xml:space="preserve">–1/2</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7.SM.1</w:t>
            </w:r>
            <w:hyperlink r:id="rId52">
              <w:r w:rsidDel="00000000" w:rsidR="00000000" w:rsidRPr="00000000">
                <w:rPr>
                  <w:color w:val="1155cc"/>
                  <w:u w:val="single"/>
                  <w:rtl w:val="0"/>
                </w:rPr>
                <w:t xml:space="preserve">(Smith, C., Z. R. J. Nicholls, K. Armo...)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r w:rsidDel="00000000" w:rsidR="00000000" w:rsidRPr="00000000">
              <w:rPr>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 m</w:t>
            </w:r>
            <w:r w:rsidDel="00000000" w:rsidR="00000000" w:rsidRPr="00000000">
              <w:rPr>
                <w:vertAlign w:val="superscript"/>
                <w:rtl w:val="0"/>
              </w:rPr>
              <w:t xml:space="preserve">–2</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7.SM.1</w:t>
            </w:r>
            <w:hyperlink r:id="rId53">
              <w:r w:rsidDel="00000000" w:rsidR="00000000" w:rsidRPr="00000000">
                <w:rPr>
                  <w:color w:val="1155cc"/>
                  <w:u w:val="single"/>
                  <w:rtl w:val="0"/>
                </w:rPr>
                <w:t xml:space="preserve">(Smith, C., Z. R. J. Nicholls, K. Armo...)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4">
              <w:r w:rsidDel="00000000" w:rsidR="00000000" w:rsidRPr="00000000">
                <w:rPr/>
                <w:drawing>
                  <wp:inline distB="19050" distT="19050" distL="19050" distR="19050">
                    <wp:extent cx="266700" cy="152400"/>
                    <wp:effectExtent b="0" l="0" r="0" t="0"/>
                    <wp:docPr id="31" name="image36.gif"/>
                    <a:graphic>
                      <a:graphicData uri="http://schemas.openxmlformats.org/drawingml/2006/picture">
                        <pic:pic>
                          <pic:nvPicPr>
                            <pic:cNvPr id="0" name="image36.gif"/>
                            <pic:cNvPicPr preferRelativeResize="0"/>
                          </pic:nvPicPr>
                          <pic:blipFill>
                            <a:blip r:embed="rId55"/>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7.3.2.3 </w:t>
            </w:r>
            <w:hyperlink r:id="rId56">
              <w:r w:rsidDel="00000000" w:rsidR="00000000" w:rsidRPr="00000000">
                <w:rPr>
                  <w:color w:val="1155cc"/>
                  <w:u w:val="single"/>
                  <w:rtl w:val="0"/>
                </w:rPr>
                <w:t xml:space="preserve">(Forster, P., T. Storelvmo, K. Armour,...)</w:t>
              </w:r>
            </w:hyperlink>
            <w:r w:rsidDel="00000000" w:rsidR="00000000" w:rsidRPr="00000000">
              <w:rPr>
                <w:rtl w:val="0"/>
              </w:rPr>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pStyle w:val="Heading5"/>
        <w:rPr/>
      </w:pPr>
      <w:bookmarkStart w:colFirst="0" w:colLast="0" w:name="_tw483v27mt7l" w:id="18"/>
      <w:bookmarkEnd w:id="18"/>
      <w:r w:rsidDel="00000000" w:rsidR="00000000" w:rsidRPr="00000000">
        <w:rPr>
          <w:rtl w:val="0"/>
        </w:rPr>
        <w:t xml:space="preserve">N</w:t>
      </w:r>
      <w:r w:rsidDel="00000000" w:rsidR="00000000" w:rsidRPr="00000000">
        <w:rPr>
          <w:vertAlign w:val="subscript"/>
          <w:rtl w:val="0"/>
        </w:rPr>
        <w:t xml:space="preserve">2</w:t>
      </w:r>
      <w:r w:rsidDel="00000000" w:rsidR="00000000" w:rsidRPr="00000000">
        <w:rPr>
          <w:rtl w:val="0"/>
        </w:rPr>
        <w:t xml:space="preserve">O </w:t>
      </w:r>
    </w:p>
    <w:p w:rsidR="00000000" w:rsidDel="00000000" w:rsidP="00000000" w:rsidRDefault="00000000" w:rsidRPr="00000000" w14:paraId="000000C8">
      <w:pPr>
        <w:rPr/>
      </w:pPr>
      <w:r w:rsidDel="00000000" w:rsidR="00000000" w:rsidRPr="00000000">
        <w:rPr>
          <w:rtl w:val="0"/>
        </w:rPr>
        <w:t xml:space="preserve">Where </w:t>
      </w:r>
      <w:hyperlink r:id="rId57">
        <w:r w:rsidDel="00000000" w:rsidR="00000000" w:rsidRPr="00000000">
          <w:rPr/>
          <w:drawing>
            <wp:inline distB="19050" distT="19050" distL="19050" distR="19050">
              <wp:extent cx="114300" cy="101600"/>
              <wp:effectExtent b="0" l="0" r="0" t="0"/>
              <wp:docPr id="4" name="image9.gif"/>
              <a:graphic>
                <a:graphicData uri="http://schemas.openxmlformats.org/drawingml/2006/picture">
                  <pic:pic>
                    <pic:nvPicPr>
                      <pic:cNvPr id="0" name="image9.gif"/>
                      <pic:cNvPicPr preferRelativeResize="0"/>
                    </pic:nvPicPr>
                    <pic:blipFill>
                      <a:blip r:embed="rId37"/>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w:t>
      </w:r>
      <w:hyperlink r:id="rId58">
        <w:r w:rsidDel="00000000" w:rsidR="00000000" w:rsidRPr="00000000">
          <w:rPr/>
          <w:drawing>
            <wp:inline distB="19050" distT="19050" distL="19050" distR="19050">
              <wp:extent cx="101600" cy="114300"/>
              <wp:effectExtent b="0" l="0" r="0" t="0"/>
              <wp:docPr id="35" name="image30.gif"/>
              <a:graphic>
                <a:graphicData uri="http://schemas.openxmlformats.org/drawingml/2006/picture">
                  <pic:pic>
                    <pic:nvPicPr>
                      <pic:cNvPr id="0" name="image30.gif"/>
                      <pic:cNvPicPr preferRelativeResize="0"/>
                    </pic:nvPicPr>
                    <pic:blipFill>
                      <a:blip r:embed="rId39"/>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w:t>
      </w:r>
      <w:hyperlink r:id="rId59">
        <w:r w:rsidDel="00000000" w:rsidR="00000000" w:rsidRPr="00000000">
          <w:rPr/>
          <w:drawing>
            <wp:inline distB="19050" distT="19050" distL="19050" distR="19050">
              <wp:extent cx="152400" cy="101600"/>
              <wp:effectExtent b="0" l="0" r="0" t="0"/>
              <wp:docPr id="11" name="image1.gif"/>
              <a:graphic>
                <a:graphicData uri="http://schemas.openxmlformats.org/drawingml/2006/picture">
                  <pic:pic>
                    <pic:nvPicPr>
                      <pic:cNvPr id="0" name="image1.gif"/>
                      <pic:cNvPicPr preferRelativeResize="0"/>
                    </pic:nvPicPr>
                    <pic:blipFill>
                      <a:blip r:embed="rId60"/>
                      <a:srcRect b="0" l="0" r="0" t="0"/>
                      <a:stretch>
                        <a:fillRect/>
                      </a:stretch>
                    </pic:blipFill>
                    <pic:spPr>
                      <a:xfrm>
                        <a:off x="0" y="0"/>
                        <a:ext cx="152400" cy="101600"/>
                      </a:xfrm>
                      <a:prstGeom prst="rect"/>
                      <a:ln/>
                    </pic:spPr>
                  </pic:pic>
                </a:graphicData>
              </a:graphic>
            </wp:inline>
          </w:drawing>
        </w:r>
      </w:hyperlink>
      <w:r w:rsidDel="00000000" w:rsidR="00000000" w:rsidRPr="00000000">
        <w:rPr>
          <w:rtl w:val="0"/>
        </w:rPr>
        <w:t xml:space="preserve"> are atmospheric concentrations of N</w:t>
      </w:r>
      <w:r w:rsidDel="00000000" w:rsidR="00000000" w:rsidRPr="00000000">
        <w:rPr>
          <w:vertAlign w:val="subscript"/>
          <w:rtl w:val="0"/>
        </w:rPr>
        <w:t xml:space="preserve">2</w:t>
      </w:r>
      <w:r w:rsidDel="00000000" w:rsidR="00000000" w:rsidRPr="00000000">
        <w:rPr>
          <w:rtl w:val="0"/>
        </w:rPr>
        <w:t xml:space="preserve">O,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respectively, the equations use the following parameterizations.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hyperlink r:id="rId61">
        <w:r w:rsidDel="00000000" w:rsidR="00000000" w:rsidRPr="00000000">
          <w:rPr/>
          <w:drawing>
            <wp:inline distB="19050" distT="19050" distL="19050" distR="19050">
              <wp:extent cx="3962400" cy="266700"/>
              <wp:effectExtent b="0" l="0" r="0" t="0"/>
              <wp:docPr id="18" name="image19.gif"/>
              <a:graphic>
                <a:graphicData uri="http://schemas.openxmlformats.org/drawingml/2006/picture">
                  <pic:pic>
                    <pic:nvPicPr>
                      <pic:cNvPr id="0" name="image19.gif"/>
                      <pic:cNvPicPr preferRelativeResize="0"/>
                    </pic:nvPicPr>
                    <pic:blipFill>
                      <a:blip r:embed="rId62"/>
                      <a:srcRect b="0" l="0" r="0" t="0"/>
                      <a:stretch>
                        <a:fillRect/>
                      </a:stretch>
                    </pic:blipFill>
                    <pic:spPr>
                      <a:xfrm>
                        <a:off x="0" y="0"/>
                        <a:ext cx="3962400" cy="266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B">
      <w:pPr>
        <w:rPr/>
      </w:pPr>
      <w:hyperlink r:id="rId63">
        <w:r w:rsidDel="00000000" w:rsidR="00000000" w:rsidRPr="00000000">
          <w:rPr/>
          <w:drawing>
            <wp:inline distB="19050" distT="19050" distL="19050" distR="19050">
              <wp:extent cx="2489200" cy="152400"/>
              <wp:effectExtent b="0" l="0" r="0" t="0"/>
              <wp:docPr id="27" name="image26.gif"/>
              <a:graphic>
                <a:graphicData uri="http://schemas.openxmlformats.org/drawingml/2006/picture">
                  <pic:pic>
                    <pic:nvPicPr>
                      <pic:cNvPr id="0" name="image26.gif"/>
                      <pic:cNvPicPr preferRelativeResize="0"/>
                    </pic:nvPicPr>
                    <pic:blipFill>
                      <a:blip r:embed="rId64"/>
                      <a:srcRect b="0" l="0" r="0" t="0"/>
                      <a:stretch>
                        <a:fillRect/>
                      </a:stretch>
                    </pic:blipFill>
                    <pic:spPr>
                      <a:xfrm>
                        <a:off x="0" y="0"/>
                        <a:ext cx="2489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tbl>
      <w:tblPr>
        <w:tblStyle w:val="Table3"/>
        <w:tblW w:w="10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2745"/>
        <w:tblGridChange w:id="0">
          <w:tblGrid>
            <w:gridCol w:w="1860"/>
            <w:gridCol w:w="1860"/>
            <w:gridCol w:w="1860"/>
            <w:gridCol w:w="1860"/>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rPr>
            </w:pPr>
            <w:r w:rsidDel="00000000" w:rsidR="00000000" w:rsidRPr="00000000">
              <w:rPr>
                <w:b w:val="1"/>
                <w:rtl w:val="0"/>
              </w:rPr>
              <w:t xml:space="preserve">Equation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rPr>
            </w:pPr>
            <w:r w:rsidDel="00000000" w:rsidR="00000000" w:rsidRPr="00000000">
              <w:rPr>
                <w:b w:val="1"/>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rPr>
            </w:pPr>
            <w:r w:rsidDel="00000000" w:rsidR="00000000" w:rsidRPr="00000000">
              <w:rPr>
                <w:b w:val="1"/>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N</w:t>
            </w:r>
            <w:r w:rsidDel="00000000" w:rsidR="00000000" w:rsidRPr="00000000">
              <w:rPr>
                <w:vertAlign w:val="subscript"/>
                <w:rtl w:val="0"/>
              </w:rPr>
              <w:t xml:space="preserve">2</w:t>
            </w:r>
            <w:r w:rsidDel="00000000" w:rsidR="00000000" w:rsidRPr="00000000">
              <w:rPr>
                <w:rtl w:val="0"/>
              </w:rPr>
              <w:t xml:space="preserve">O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vertAlign w:val="subscript"/>
              </w:rPr>
            </w:pPr>
            <w:r w:rsidDel="00000000" w:rsidR="00000000" w:rsidRPr="00000000">
              <w:rPr>
                <w:rtl w:val="0"/>
              </w:rPr>
              <w:t xml:space="preserve">a</w:t>
            </w:r>
            <w:r w:rsidDel="00000000" w:rsidR="00000000" w:rsidRPr="00000000">
              <w:rPr>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-3.4197e-4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(W m–2 ppm–1)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Table 7.SM.1</w:t>
            </w:r>
            <w:hyperlink r:id="rId65">
              <w:r w:rsidDel="00000000" w:rsidR="00000000" w:rsidRPr="00000000">
                <w:rPr>
                  <w:color w:val="1155cc"/>
                  <w:u w:val="single"/>
                  <w:rtl w:val="0"/>
                </w:rPr>
                <w:t xml:space="preserve">(Smith, C., Z. R. J. Nicholls, K. Armo...)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N</w:t>
            </w:r>
            <w:r w:rsidDel="00000000" w:rsidR="00000000" w:rsidRPr="00000000">
              <w:rPr>
                <w:vertAlign w:val="subscript"/>
                <w:rtl w:val="0"/>
              </w:rPr>
              <w:t xml:space="preserve">2</w:t>
            </w:r>
            <w:r w:rsidDel="00000000" w:rsidR="00000000" w:rsidRPr="00000000">
              <w:rPr>
                <w:rtl w:val="0"/>
              </w:rPr>
              <w:t xml:space="preserve">O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vertAlign w:val="subscript"/>
              </w:rPr>
            </w:pPr>
            <w:r w:rsidDel="00000000" w:rsidR="00000000" w:rsidRPr="00000000">
              <w:rPr>
                <w:rtl w:val="0"/>
              </w:rPr>
              <w:t xml:space="preserve">b</w:t>
            </w:r>
            <w:r w:rsidDel="00000000" w:rsidR="00000000" w:rsidRPr="00000000">
              <w:rPr>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2.5455e-4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(W m–2 ppb–1)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Table 7.SM.1</w:t>
            </w:r>
            <w:hyperlink r:id="rId66">
              <w:r w:rsidDel="00000000" w:rsidR="00000000" w:rsidRPr="00000000">
                <w:rPr>
                  <w:color w:val="1155cc"/>
                  <w:u w:val="single"/>
                  <w:rtl w:val="0"/>
                </w:rPr>
                <w:t xml:space="preserve">(Smith, C., Z. R. J. Nicholls, K. Armo...)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N</w:t>
            </w:r>
            <w:r w:rsidDel="00000000" w:rsidR="00000000" w:rsidRPr="00000000">
              <w:rPr>
                <w:vertAlign w:val="subscript"/>
                <w:rtl w:val="0"/>
              </w:rPr>
              <w:t xml:space="preserve">2</w:t>
            </w:r>
            <w:r w:rsidDel="00000000" w:rsidR="00000000" w:rsidRPr="00000000">
              <w:rPr>
                <w:rtl w:val="0"/>
              </w:rPr>
              <w:t xml:space="preserve">O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c</w:t>
            </w:r>
            <w:r w:rsidDel="00000000" w:rsidR="00000000" w:rsidRPr="00000000">
              <w:rPr>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-2.4357e-4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(W m–2 ppb–1)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Table 7.SM.1</w:t>
            </w:r>
            <w:hyperlink r:id="rId67">
              <w:r w:rsidDel="00000000" w:rsidR="00000000" w:rsidRPr="00000000">
                <w:rPr>
                  <w:color w:val="1155cc"/>
                  <w:u w:val="single"/>
                  <w:rtl w:val="0"/>
                </w:rPr>
                <w:t xml:space="preserve">(Smith, C., Z. R. J. Nicholls, K. Armo...)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N</w:t>
            </w:r>
            <w:r w:rsidDel="00000000" w:rsidR="00000000" w:rsidRPr="00000000">
              <w:rPr>
                <w:vertAlign w:val="subscript"/>
                <w:rtl w:val="0"/>
              </w:rPr>
              <w:t xml:space="preserve">2</w:t>
            </w:r>
            <w:r w:rsidDel="00000000" w:rsidR="00000000" w:rsidRPr="00000000">
              <w:rPr>
                <w:rtl w:val="0"/>
              </w:rPr>
              <w:t xml:space="preserve">O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vertAlign w:val="subscript"/>
              </w:rPr>
            </w:pPr>
            <w:r w:rsidDel="00000000" w:rsidR="00000000" w:rsidRPr="00000000">
              <w:rPr>
                <w:rtl w:val="0"/>
              </w:rPr>
              <w:t xml:space="preserve">d</w:t>
            </w:r>
            <w:r w:rsidDel="00000000" w:rsidR="00000000" w:rsidRPr="00000000">
              <w:rPr>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0.12173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(W m-2 ppb–1/2)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Table 7.SM.1</w:t>
            </w:r>
            <w:hyperlink r:id="rId68">
              <w:r w:rsidDel="00000000" w:rsidR="00000000" w:rsidRPr="00000000">
                <w:rPr>
                  <w:color w:val="1155cc"/>
                  <w:u w:val="single"/>
                  <w:rtl w:val="0"/>
                </w:rPr>
                <w:t xml:space="preserve">(Smith, C., Z. R. J. Nicholls, K. Armo...)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N</w:t>
            </w:r>
            <w:r w:rsidDel="00000000" w:rsidR="00000000" w:rsidRPr="00000000">
              <w:rPr>
                <w:vertAlign w:val="subscript"/>
                <w:rtl w:val="0"/>
              </w:rPr>
              <w:t xml:space="preserve">2</w:t>
            </w:r>
            <w:r w:rsidDel="00000000" w:rsidR="00000000" w:rsidRPr="00000000">
              <w:rPr>
                <w:rtl w:val="0"/>
              </w:rPr>
              <w:t xml:space="preserve">O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N</w:t>
            </w:r>
            <w:r w:rsidDel="00000000" w:rsidR="00000000" w:rsidRPr="00000000">
              <w:rPr>
                <w:vertAlign w:val="subscript"/>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273.87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ppb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N</w:t>
            </w:r>
            <w:r w:rsidDel="00000000" w:rsidR="00000000" w:rsidRPr="00000000">
              <w:rPr>
                <w:vertAlign w:val="subscript"/>
                <w:rtl w:val="0"/>
              </w:rPr>
              <w:t xml:space="preserve">2</w:t>
            </w:r>
            <w:r w:rsidDel="00000000" w:rsidR="00000000" w:rsidRPr="00000000">
              <w:rPr>
                <w:rtl w:val="0"/>
              </w:rPr>
              <w:t xml:space="preserve">O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hyperlink r:id="rId69">
              <w:r w:rsidDel="00000000" w:rsidR="00000000" w:rsidRPr="00000000">
                <w:rPr/>
                <w:drawing>
                  <wp:inline distB="19050" distT="19050" distL="19050" distR="19050">
                    <wp:extent cx="279400" cy="152400"/>
                    <wp:effectExtent b="0" l="0" r="0" t="0"/>
                    <wp:docPr id="7" name="image8.gif"/>
                    <a:graphic>
                      <a:graphicData uri="http://schemas.openxmlformats.org/drawingml/2006/picture">
                        <pic:pic>
                          <pic:nvPicPr>
                            <pic:cNvPr id="0" name="image8.gif"/>
                            <pic:cNvPicPr preferRelativeResize="0"/>
                          </pic:nvPicPr>
                          <pic:blipFill>
                            <a:blip r:embed="rId70"/>
                            <a:srcRect b="0" l="0" r="0" t="0"/>
                            <a:stretch>
                              <a:fillRect/>
                            </a:stretch>
                          </pic:blipFill>
                          <pic:spPr>
                            <a:xfrm>
                              <a:off x="0" y="0"/>
                              <a:ext cx="2794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unitless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7.3.2.3 </w:t>
            </w:r>
            <w:hyperlink r:id="rId71">
              <w:r w:rsidDel="00000000" w:rsidR="00000000" w:rsidRPr="00000000">
                <w:rPr>
                  <w:color w:val="1155cc"/>
                  <w:u w:val="single"/>
                  <w:rtl w:val="0"/>
                </w:rPr>
                <w:t xml:space="preserve">(Forster, P., T. Storelvmo, K. Armour,...)</w:t>
              </w:r>
            </w:hyperlink>
            <w:r w:rsidDel="00000000" w:rsidR="00000000" w:rsidRPr="00000000">
              <w:rPr>
                <w:rtl w:val="0"/>
              </w:rPr>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5"/>
        <w:rPr>
          <w:vertAlign w:val="subscript"/>
        </w:rPr>
      </w:pPr>
      <w:bookmarkStart w:colFirst="0" w:colLast="0" w:name="_dxqpg9dfdhsn" w:id="19"/>
      <w:bookmarkEnd w:id="19"/>
      <w:r w:rsidDel="00000000" w:rsidR="00000000" w:rsidRPr="00000000">
        <w:rPr>
          <w:rtl w:val="0"/>
        </w:rPr>
        <w:t xml:space="preserve">CH</w:t>
      </w:r>
      <w:r w:rsidDel="00000000" w:rsidR="00000000" w:rsidRPr="00000000">
        <w:rPr>
          <w:vertAlign w:val="subscript"/>
          <w:rtl w:val="0"/>
        </w:rPr>
        <w:t xml:space="preserve">4</w:t>
      </w:r>
    </w:p>
    <w:p w:rsidR="00000000" w:rsidDel="00000000" w:rsidP="00000000" w:rsidRDefault="00000000" w:rsidRPr="00000000" w14:paraId="000000F2">
      <w:pPr>
        <w:rPr/>
      </w:pPr>
      <w:r w:rsidDel="00000000" w:rsidR="00000000" w:rsidRPr="00000000">
        <w:rPr>
          <w:rtl w:val="0"/>
        </w:rPr>
        <w:t xml:space="preserve">Where </w:t>
      </w:r>
      <w:hyperlink r:id="rId72">
        <w:r w:rsidDel="00000000" w:rsidR="00000000" w:rsidRPr="00000000">
          <w:rPr/>
          <w:drawing>
            <wp:inline distB="19050" distT="19050" distL="19050" distR="19050">
              <wp:extent cx="114300" cy="101600"/>
              <wp:effectExtent b="0" l="0" r="0" t="0"/>
              <wp:docPr id="3" name="image5.gif"/>
              <a:graphic>
                <a:graphicData uri="http://schemas.openxmlformats.org/drawingml/2006/picture">
                  <pic:pic>
                    <pic:nvPicPr>
                      <pic:cNvPr id="0" name="image5.gif"/>
                      <pic:cNvPicPr preferRelativeResize="0"/>
                    </pic:nvPicPr>
                    <pic:blipFill>
                      <a:blip r:embed="rId37"/>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w:t>
      </w:r>
      <w:hyperlink r:id="rId73">
        <w:r w:rsidDel="00000000" w:rsidR="00000000" w:rsidRPr="00000000">
          <w:rPr/>
          <w:drawing>
            <wp:inline distB="19050" distT="19050" distL="19050" distR="19050">
              <wp:extent cx="152400" cy="101600"/>
              <wp:effectExtent b="0" l="0" r="0" t="0"/>
              <wp:docPr id="9" name="image2.gif"/>
              <a:graphic>
                <a:graphicData uri="http://schemas.openxmlformats.org/drawingml/2006/picture">
                  <pic:pic>
                    <pic:nvPicPr>
                      <pic:cNvPr id="0" name="image2.gif"/>
                      <pic:cNvPicPr preferRelativeResize="0"/>
                    </pic:nvPicPr>
                    <pic:blipFill>
                      <a:blip r:embed="rId60"/>
                      <a:srcRect b="0" l="0" r="0" t="0"/>
                      <a:stretch>
                        <a:fillRect/>
                      </a:stretch>
                    </pic:blipFill>
                    <pic:spPr>
                      <a:xfrm>
                        <a:off x="0" y="0"/>
                        <a:ext cx="152400" cy="101600"/>
                      </a:xfrm>
                      <a:prstGeom prst="rect"/>
                      <a:ln/>
                    </pic:spPr>
                  </pic:pic>
                </a:graphicData>
              </a:graphic>
            </wp:inline>
          </w:drawing>
        </w:r>
      </w:hyperlink>
      <w:r w:rsidDel="00000000" w:rsidR="00000000" w:rsidRPr="00000000">
        <w:rPr>
          <w:rtl w:val="0"/>
        </w:rPr>
        <w:t xml:space="preserve"> are atmospheric concentrations of N</w:t>
      </w:r>
      <w:r w:rsidDel="00000000" w:rsidR="00000000" w:rsidRPr="00000000">
        <w:rPr>
          <w:vertAlign w:val="subscript"/>
          <w:rtl w:val="0"/>
        </w:rPr>
        <w:t xml:space="preserve">2</w:t>
      </w:r>
      <w:r w:rsidDel="00000000" w:rsidR="00000000" w:rsidRPr="00000000">
        <w:rPr>
          <w:rtl w:val="0"/>
        </w:rPr>
        <w:t xml:space="preserve">O and CH</w:t>
      </w:r>
      <w:r w:rsidDel="00000000" w:rsidR="00000000" w:rsidRPr="00000000">
        <w:rPr>
          <w:vertAlign w:val="subscript"/>
          <w:rtl w:val="0"/>
        </w:rPr>
        <w:t xml:space="preserve">4</w:t>
      </w:r>
      <w:r w:rsidDel="00000000" w:rsidR="00000000" w:rsidRPr="00000000">
        <w:rPr>
          <w:rtl w:val="0"/>
        </w:rPr>
        <w:t xml:space="preserve"> respectively, the equations use the following parameterizations.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hyperlink r:id="rId74">
        <w:r w:rsidDel="00000000" w:rsidR="00000000" w:rsidRPr="00000000">
          <w:rPr/>
          <w:drawing>
            <wp:inline distB="19050" distT="19050" distL="19050" distR="19050">
              <wp:extent cx="3441700" cy="266700"/>
              <wp:effectExtent b="0" l="0" r="0" t="0"/>
              <wp:docPr id="39" name="image41.gif"/>
              <a:graphic>
                <a:graphicData uri="http://schemas.openxmlformats.org/drawingml/2006/picture">
                  <pic:pic>
                    <pic:nvPicPr>
                      <pic:cNvPr id="0" name="image41.gif"/>
                      <pic:cNvPicPr preferRelativeResize="0"/>
                    </pic:nvPicPr>
                    <pic:blipFill>
                      <a:blip r:embed="rId75"/>
                      <a:srcRect b="0" l="0" r="0" t="0"/>
                      <a:stretch>
                        <a:fillRect/>
                      </a:stretch>
                    </pic:blipFill>
                    <pic:spPr>
                      <a:xfrm>
                        <a:off x="0" y="0"/>
                        <a:ext cx="3441700" cy="266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5">
      <w:pPr>
        <w:rPr/>
      </w:pPr>
      <w:hyperlink r:id="rId76">
        <w:r w:rsidDel="00000000" w:rsidR="00000000" w:rsidRPr="00000000">
          <w:rPr/>
          <w:drawing>
            <wp:inline distB="19050" distT="19050" distL="19050" distR="19050">
              <wp:extent cx="2501900" cy="152400"/>
              <wp:effectExtent b="0" l="0" r="0" t="0"/>
              <wp:docPr id="6" name="image11.gif"/>
              <a:graphic>
                <a:graphicData uri="http://schemas.openxmlformats.org/drawingml/2006/picture">
                  <pic:pic>
                    <pic:nvPicPr>
                      <pic:cNvPr id="0" name="image11.gif"/>
                      <pic:cNvPicPr preferRelativeResize="0"/>
                    </pic:nvPicPr>
                    <pic:blipFill>
                      <a:blip r:embed="rId77"/>
                      <a:srcRect b="0" l="0" r="0" t="0"/>
                      <a:stretch>
                        <a:fillRect/>
                      </a:stretch>
                    </pic:blipFill>
                    <pic:spPr>
                      <a:xfrm>
                        <a:off x="0" y="0"/>
                        <a:ext cx="2501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tbl>
      <w:tblPr>
        <w:tblStyle w:val="Table4"/>
        <w:tblW w:w="101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2670"/>
        <w:tblGridChange w:id="0">
          <w:tblGrid>
            <w:gridCol w:w="1860"/>
            <w:gridCol w:w="1860"/>
            <w:gridCol w:w="1860"/>
            <w:gridCol w:w="1860"/>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rPr>
            </w:pPr>
            <w:r w:rsidDel="00000000" w:rsidR="00000000" w:rsidRPr="00000000">
              <w:rPr>
                <w:b w:val="1"/>
                <w:rtl w:val="0"/>
              </w:rPr>
              <w:t xml:space="preserve">Equation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b w:val="1"/>
              </w:rPr>
            </w:pPr>
            <w:r w:rsidDel="00000000" w:rsidR="00000000" w:rsidRPr="00000000">
              <w:rPr>
                <w:b w:val="1"/>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rPr>
            </w:pPr>
            <w:r w:rsidDel="00000000" w:rsidR="00000000" w:rsidRPr="00000000">
              <w:rPr>
                <w:b w:val="1"/>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rPr>
            </w:pPr>
            <w:r w:rsidDel="00000000" w:rsidR="00000000" w:rsidRPr="00000000">
              <w:rPr>
                <w:b w:val="1"/>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rPr>
            </w:pPr>
            <w:r w:rsidDel="00000000" w:rsidR="00000000" w:rsidRPr="00000000">
              <w:rPr>
                <w:b w:val="1"/>
                <w:rtl w:val="0"/>
              </w:rPr>
              <w:t xml:space="preserv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a</w:t>
            </w:r>
            <w:r w:rsidDel="00000000" w:rsidR="00000000" w:rsidRPr="00000000">
              <w:rPr>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-8.9603e-5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W m–2 ppb–1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Table 7.SM.1</w:t>
            </w:r>
            <w:hyperlink r:id="rId78">
              <w:r w:rsidDel="00000000" w:rsidR="00000000" w:rsidRPr="00000000">
                <w:rPr>
                  <w:color w:val="1155cc"/>
                  <w:u w:val="single"/>
                  <w:rtl w:val="0"/>
                </w:rPr>
                <w:t xml:space="preserve">(Smith, C., Z. R. J. Nicholls, K. Armo...)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b</w:t>
            </w:r>
            <w:r w:rsidDel="00000000" w:rsidR="00000000" w:rsidRPr="00000000">
              <w:rPr>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-1.2462e-4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W m–2 ppb–1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Table 7.SM.1</w:t>
            </w:r>
            <w:hyperlink r:id="rId79">
              <w:r w:rsidDel="00000000" w:rsidR="00000000" w:rsidRPr="00000000">
                <w:rPr>
                  <w:color w:val="1155cc"/>
                  <w:u w:val="single"/>
                  <w:rtl w:val="0"/>
                </w:rPr>
                <w:t xml:space="preserve">(Smith, C., Z. R. J. Nicholls, K. Armo...)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d</w:t>
            </w:r>
            <w:r w:rsidDel="00000000" w:rsidR="00000000" w:rsidRPr="00000000">
              <w:rPr>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0.045194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W m–2 ppb–1/2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Table 7.SM.1</w:t>
            </w:r>
            <w:hyperlink r:id="rId80">
              <w:r w:rsidDel="00000000" w:rsidR="00000000" w:rsidRPr="00000000">
                <w:rPr>
                  <w:color w:val="1155cc"/>
                  <w:u w:val="single"/>
                  <w:rtl w:val="0"/>
                </w:rPr>
                <w:t xml:space="preserve">(Smith, C., Z. R. J. Nicholls, K. Armo...)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radiative forcing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hyperlink r:id="rId81">
              <w:r w:rsidDel="00000000" w:rsidR="00000000" w:rsidRPr="00000000">
                <w:rPr/>
                <w:drawing>
                  <wp:inline distB="19050" distT="19050" distL="19050" distR="19050">
                    <wp:extent cx="304800" cy="127000"/>
                    <wp:effectExtent b="0" l="0" r="0" t="0"/>
                    <wp:docPr id="5" name="image3.gif"/>
                    <a:graphic>
                      <a:graphicData uri="http://schemas.openxmlformats.org/drawingml/2006/picture">
                        <pic:pic>
                          <pic:nvPicPr>
                            <pic:cNvPr id="0" name="image3.gif"/>
                            <pic:cNvPicPr preferRelativeResize="0"/>
                          </pic:nvPicPr>
                          <pic:blipFill>
                            <a:blip r:embed="rId82"/>
                            <a:srcRect b="0" l="0" r="0" t="0"/>
                            <a:stretch>
                              <a:fillRect/>
                            </a:stretch>
                          </pic:blipFill>
                          <pic:spPr>
                            <a:xfrm>
                              <a:off x="0" y="0"/>
                              <a:ext cx="304800" cy="1270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unitless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7.3.2.3 </w:t>
            </w:r>
            <w:hyperlink r:id="rId83">
              <w:r w:rsidDel="00000000" w:rsidR="00000000" w:rsidRPr="00000000">
                <w:rPr>
                  <w:color w:val="1155cc"/>
                  <w:u w:val="single"/>
                  <w:rtl w:val="0"/>
                </w:rPr>
                <w:t xml:space="preserve">(Forster, P., T. Storelvmo, K. Armour,...)</w:t>
              </w:r>
            </w:hyperlink>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5"/>
        <w:rPr/>
      </w:pPr>
      <w:bookmarkStart w:colFirst="0" w:colLast="0" w:name="_pclz97xapau9" w:id="20"/>
      <w:bookmarkEnd w:id="20"/>
      <w:r w:rsidDel="00000000" w:rsidR="00000000" w:rsidRPr="00000000">
        <w:rPr>
          <w:rtl w:val="0"/>
        </w:rPr>
        <w:t xml:space="preserve">Halocarbons </w:t>
      </w:r>
    </w:p>
    <w:p w:rsidR="00000000" w:rsidDel="00000000" w:rsidP="00000000" w:rsidRDefault="00000000" w:rsidRPr="00000000" w14:paraId="00000112">
      <w:pPr>
        <w:rPr/>
      </w:pPr>
      <w:hyperlink r:id="rId84">
        <w:r w:rsidDel="00000000" w:rsidR="00000000" w:rsidRPr="00000000">
          <w:rPr/>
          <w:drawing>
            <wp:inline distB="19050" distT="19050" distL="19050" distR="19050">
              <wp:extent cx="1066800" cy="152400"/>
              <wp:effectExtent b="0" l="0" r="0" t="0"/>
              <wp:docPr id="40" name="image39.gif"/>
              <a:graphic>
                <a:graphicData uri="http://schemas.openxmlformats.org/drawingml/2006/picture">
                  <pic:pic>
                    <pic:nvPicPr>
                      <pic:cNvPr id="0" name="image39.gif"/>
                      <pic:cNvPicPr preferRelativeResize="0"/>
                    </pic:nvPicPr>
                    <pic:blipFill>
                      <a:blip r:embed="rId85"/>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3">
      <w:pPr>
        <w:rPr/>
      </w:pPr>
      <w:hyperlink r:id="rId86">
        <w:r w:rsidDel="00000000" w:rsidR="00000000" w:rsidRPr="00000000">
          <w:rPr/>
          <w:drawing>
            <wp:inline distB="19050" distT="19050" distL="19050" distR="19050">
              <wp:extent cx="1866900" cy="127000"/>
              <wp:effectExtent b="0" l="0" r="0" t="0"/>
              <wp:docPr id="16" name="image16.gif"/>
              <a:graphic>
                <a:graphicData uri="http://schemas.openxmlformats.org/drawingml/2006/picture">
                  <pic:pic>
                    <pic:nvPicPr>
                      <pic:cNvPr id="0" name="image16.gif"/>
                      <pic:cNvPicPr preferRelativeResize="0"/>
                    </pic:nvPicPr>
                    <pic:blipFill>
                      <a:blip r:embed="rId87"/>
                      <a:srcRect b="0" l="0" r="0" t="0"/>
                      <a:stretch>
                        <a:fillRect/>
                      </a:stretch>
                    </pic:blipFill>
                    <pic:spPr>
                      <a:xfrm>
                        <a:off x="0" y="0"/>
                        <a:ext cx="18669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Table ??: Table 7.SM.7 from IPCC AR6 Report </w:t>
      </w:r>
      <w:hyperlink r:id="rId88">
        <w:r w:rsidDel="00000000" w:rsidR="00000000" w:rsidRPr="00000000">
          <w:rPr>
            <w:color w:val="1155cc"/>
            <w:u w:val="single"/>
            <w:rtl w:val="0"/>
          </w:rPr>
          <w:t xml:space="preserve">(Smith, C., Z. R. J. Nicholls, K. Armo...)</w:t>
        </w:r>
      </w:hyperlink>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920"/>
        <w:gridCol w:w="2760"/>
        <w:gridCol w:w="2340"/>
        <w:tblGridChange w:id="0">
          <w:tblGrid>
            <w:gridCol w:w="2340"/>
            <w:gridCol w:w="1920"/>
            <w:gridCol w:w="2760"/>
            <w:gridCol w:w="234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Halocarbon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rPr>
            </w:pPr>
            <w:r w:rsidDel="00000000" w:rsidR="00000000" w:rsidRPr="00000000">
              <w:rPr>
                <w:b w:val="1"/>
                <w:rtl w:val="0"/>
              </w:rPr>
              <w:t xml:space="preserve"> </w:t>
            </w:r>
            <w:hyperlink r:id="rId89">
              <w:r w:rsidDel="00000000" w:rsidR="00000000" w:rsidRPr="00000000">
                <w:rPr>
                  <w:b w:val="1"/>
                </w:rPr>
                <w:drawing>
                  <wp:inline distB="19050" distT="19050" distL="19050" distR="19050">
                    <wp:extent cx="266700" cy="101600"/>
                    <wp:effectExtent b="0" l="0" r="0" t="0"/>
                    <wp:docPr id="12" name="image13.gif"/>
                    <a:graphic>
                      <a:graphicData uri="http://schemas.openxmlformats.org/drawingml/2006/picture">
                        <pic:pic>
                          <pic:nvPicPr>
                            <pic:cNvPr id="0" name="image13.gif"/>
                            <pic:cNvPicPr preferRelativeResize="0"/>
                          </pic:nvPicPr>
                          <pic:blipFill>
                            <a:blip r:embed="rId90"/>
                            <a:srcRect b="0" l="0" r="0" t="0"/>
                            <a:stretch>
                              <a:fillRect/>
                            </a:stretch>
                          </pic:blipFill>
                          <pic:spPr>
                            <a:xfrm>
                              <a:off x="0" y="0"/>
                              <a:ext cx="266700" cy="101600"/>
                            </a:xfrm>
                            <a:prstGeom prst="rect"/>
                            <a:ln/>
                          </pic:spPr>
                        </pic:pic>
                      </a:graphicData>
                    </a:graphic>
                  </wp:inline>
                </w:drawing>
              </w:r>
            </w:hyperlink>
            <w:r w:rsidDel="00000000" w:rsidR="00000000" w:rsidRPr="00000000">
              <w:rPr>
                <w:b w:val="1"/>
                <w:rtl w:val="0"/>
              </w:rPr>
              <w:t xml:space="preserve"> (lifetime)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rPr>
            </w:pPr>
            <w:hyperlink r:id="rId91">
              <w:r w:rsidDel="00000000" w:rsidR="00000000" w:rsidRPr="00000000">
                <w:rPr>
                  <w:b w:val="1"/>
                </w:rPr>
                <w:drawing>
                  <wp:inline distB="19050" distT="19050" distL="19050" distR="19050">
                    <wp:extent cx="3124200" cy="165100"/>
                    <wp:effectExtent b="0" l="0" r="0" t="0"/>
                    <wp:docPr id="29" name="image28.gif"/>
                    <a:graphic>
                      <a:graphicData uri="http://schemas.openxmlformats.org/drawingml/2006/picture">
                        <pic:pic>
                          <pic:nvPicPr>
                            <pic:cNvPr id="0" name="image28.gif"/>
                            <pic:cNvPicPr preferRelativeResize="0"/>
                          </pic:nvPicPr>
                          <pic:blipFill>
                            <a:blip r:embed="rId92"/>
                            <a:srcRect b="0" l="0" r="0" t="0"/>
                            <a:stretch>
                              <a:fillRect/>
                            </a:stretch>
                          </pic:blipFill>
                          <pic:spPr>
                            <a:xfrm>
                              <a:off x="0" y="0"/>
                              <a:ext cx="3124200" cy="165100"/>
                            </a:xfrm>
                            <a:prstGeom prst="rect"/>
                            <a:ln/>
                          </pic:spPr>
                        </pic:pic>
                      </a:graphicData>
                    </a:graphic>
                  </wp:inline>
                </w:drawing>
              </w:r>
            </w:hyperlink>
            <w:r w:rsidDel="00000000" w:rsidR="00000000" w:rsidRPr="00000000">
              <w:rPr>
                <w:b w:val="1"/>
                <w:rtl w:val="0"/>
              </w:rPr>
              <w:t xml:space="preserve">(Radiative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rPr>
            </w:pPr>
            <w:hyperlink r:id="rId93">
              <w:r w:rsidDel="00000000" w:rsidR="00000000" w:rsidRPr="00000000">
                <w:rPr>
                  <w:b w:val="1"/>
                </w:rPr>
                <w:drawing>
                  <wp:inline distB="19050" distT="19050" distL="19050" distR="19050">
                    <wp:extent cx="609600" cy="114300"/>
                    <wp:effectExtent b="0" l="0" r="0" t="0"/>
                    <wp:docPr id="20" name="image10.gif"/>
                    <a:graphic>
                      <a:graphicData uri="http://schemas.openxmlformats.org/drawingml/2006/picture">
                        <pic:pic>
                          <pic:nvPicPr>
                            <pic:cNvPr id="0" name="image10.gif"/>
                            <pic:cNvPicPr preferRelativeResize="0"/>
                          </pic:nvPicPr>
                          <pic:blipFill>
                            <a:blip r:embed="rId94"/>
                            <a:srcRect b="0" l="0" r="0" t="0"/>
                            <a:stretch>
                              <a:fillRect/>
                            </a:stretch>
                          </pic:blipFill>
                          <pic:spPr>
                            <a:xfrm>
                              <a:off x="0" y="0"/>
                              <a:ext cx="6096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A">
            <w:pPr>
              <w:widowControl w:val="0"/>
              <w:spacing w:line="240" w:lineRule="auto"/>
              <w:rPr>
                <w:b w:val="1"/>
              </w:rPr>
            </w:pPr>
            <w:r w:rsidDel="00000000" w:rsidR="00000000" w:rsidRPr="00000000">
              <w:rPr>
                <w:b w:val="1"/>
                <w:rtl w:val="0"/>
              </w:rPr>
              <w:t xml:space="preserve">(tropospheric adjustments)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CF</w:t>
            </w:r>
            <w:r w:rsidDel="00000000" w:rsidR="00000000" w:rsidRPr="00000000">
              <w:rPr>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50000.0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0.000099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vertAlign w:val="subscript"/>
              </w:rPr>
            </w:pPr>
            <w:r w:rsidDel="00000000" w:rsidR="00000000" w:rsidRPr="00000000">
              <w:rPr>
                <w:rtl w:val="0"/>
              </w:rPr>
              <w:t xml:space="preserve">C</w:t>
            </w:r>
            <w:r w:rsidDel="00000000" w:rsidR="00000000" w:rsidRPr="00000000">
              <w:rPr>
                <w:vertAlign w:val="subscript"/>
                <w:rtl w:val="0"/>
              </w:rPr>
              <w:t xml:space="preserve">2</w:t>
            </w:r>
            <w:r w:rsidDel="00000000" w:rsidR="00000000" w:rsidRPr="00000000">
              <w:rPr>
                <w:rtl w:val="0"/>
              </w:rPr>
              <w:t xml:space="preserve">F</w:t>
            </w:r>
            <w:r w:rsidDel="00000000" w:rsidR="00000000" w:rsidRPr="00000000">
              <w:rPr>
                <w:vertAlign w:val="subscript"/>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10000.0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0.000261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HFC-23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228.0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0.000191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HFC-32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0.000111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HFC-4310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0.000357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HFC-125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0.000234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HFC-134a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0.000167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HFC-143a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0.000168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HFC-227ea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0.000273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HFC-245fa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0.000245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SF</w:t>
            </w:r>
            <w:r w:rsidDel="00000000" w:rsidR="00000000" w:rsidRPr="00000000">
              <w:rPr>
                <w:vertAlign w:val="subscript"/>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3200.0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0.000567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CFC-11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0.000259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0.13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CFC-12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102.0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0.00032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CFC-113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93.0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0.000301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CFC-114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0.000314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CFC-115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0.000246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CCl</w:t>
            </w:r>
            <w:r w:rsidDel="00000000" w:rsidR="00000000" w:rsidRPr="00000000">
              <w:rPr>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0.000166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vertAlign w:val="subscript"/>
              </w:rPr>
            </w:pPr>
            <w:r w:rsidDel="00000000" w:rsidR="00000000" w:rsidRPr="00000000">
              <w:rPr>
                <w:rtl w:val="0"/>
              </w:rPr>
              <w:t xml:space="preserve">CH</w:t>
            </w:r>
            <w:r w:rsidDel="00000000" w:rsidR="00000000" w:rsidRPr="00000000">
              <w:rPr>
                <w:vertAlign w:val="subscript"/>
                <w:rtl w:val="0"/>
              </w:rPr>
              <w:t xml:space="preserve">3</w:t>
            </w:r>
            <w:r w:rsidDel="00000000" w:rsidR="00000000" w:rsidRPr="00000000">
              <w:rPr>
                <w:rtl w:val="0"/>
              </w:rPr>
              <w:t xml:space="preserve">CCl</w:t>
            </w:r>
            <w:r w:rsidDel="00000000" w:rsidR="00000000" w:rsidRPr="00000000">
              <w:rPr>
                <w:vertAlign w:val="sub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0.000065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halon-1211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0.0003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halon-1301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0.000299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halon-2402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0.000312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HCFC-22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0.000214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HCFC-141b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0.000161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HCFC-142b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0.000193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CH</w:t>
            </w:r>
            <w:r w:rsidDel="00000000" w:rsidR="00000000" w:rsidRPr="00000000">
              <w:rPr>
                <w:vertAlign w:val="subscript"/>
                <w:rtl w:val="0"/>
              </w:rPr>
              <w:t xml:space="preserve">3</w:t>
            </w:r>
            <w:r w:rsidDel="00000000" w:rsidR="00000000" w:rsidRPr="00000000">
              <w:rPr>
                <w:rtl w:val="0"/>
              </w:rPr>
              <w:t xml:space="preserve">Cl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0.000005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CH</w:t>
            </w:r>
            <w:r w:rsidDel="00000000" w:rsidR="00000000" w:rsidRPr="00000000">
              <w:rPr>
                <w:vertAlign w:val="subscript"/>
                <w:rtl w:val="0"/>
              </w:rPr>
              <w:t xml:space="preserve">3</w:t>
            </w:r>
            <w:r w:rsidDel="00000000" w:rsidR="00000000" w:rsidRPr="00000000">
              <w:rPr>
                <w:rtl w:val="0"/>
              </w:rPr>
              <w:t xml:space="preserve">Br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0.000004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0</w:t>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5"/>
        <w:rPr/>
      </w:pPr>
      <w:bookmarkStart w:colFirst="0" w:colLast="0" w:name="_k81hcdvr62nk" w:id="21"/>
      <w:bookmarkEnd w:id="21"/>
      <w:r w:rsidDel="00000000" w:rsidR="00000000" w:rsidRPr="00000000">
        <w:rPr>
          <w:rtl w:val="0"/>
        </w:rPr>
        <w:t xml:space="preserve">Aerosols </w:t>
      </w:r>
    </w:p>
    <w:p w:rsidR="00000000" w:rsidDel="00000000" w:rsidP="00000000" w:rsidRDefault="00000000" w:rsidRPr="00000000" w14:paraId="00000185">
      <w:pPr>
        <w:rPr/>
      </w:pPr>
      <w:hyperlink r:id="rId95">
        <w:r w:rsidDel="00000000" w:rsidR="00000000" w:rsidRPr="00000000">
          <w:rPr/>
          <w:drawing>
            <wp:inline distB="19050" distT="19050" distL="19050" distR="19050">
              <wp:extent cx="1155700" cy="139700"/>
              <wp:effectExtent b="0" l="0" r="0" t="0"/>
              <wp:docPr id="26" name="image23.gif"/>
              <a:graphic>
                <a:graphicData uri="http://schemas.openxmlformats.org/drawingml/2006/picture">
                  <pic:pic>
                    <pic:nvPicPr>
                      <pic:cNvPr id="0" name="image23.gif"/>
                      <pic:cNvPicPr preferRelativeResize="0"/>
                    </pic:nvPicPr>
                    <pic:blipFill>
                      <a:blip r:embed="rId96"/>
                      <a:srcRect b="0" l="0" r="0" t="0"/>
                      <a:stretch>
                        <a:fillRect/>
                      </a:stretch>
                    </pic:blipFill>
                    <pic:spPr>
                      <a:xfrm>
                        <a:off x="0" y="0"/>
                        <a:ext cx="11557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86">
      <w:pPr>
        <w:rPr/>
      </w:pPr>
      <w:hyperlink r:id="rId97">
        <w:r w:rsidDel="00000000" w:rsidR="00000000" w:rsidRPr="00000000">
          <w:rPr/>
          <w:drawing>
            <wp:inline distB="19050" distT="19050" distL="19050" distR="19050">
              <wp:extent cx="1155700" cy="139700"/>
              <wp:effectExtent b="0" l="0" r="0" t="0"/>
              <wp:docPr id="28" name="image25.gif"/>
              <a:graphic>
                <a:graphicData uri="http://schemas.openxmlformats.org/drawingml/2006/picture">
                  <pic:pic>
                    <pic:nvPicPr>
                      <pic:cNvPr id="0" name="image25.gif"/>
                      <pic:cNvPicPr preferRelativeResize="0"/>
                    </pic:nvPicPr>
                    <pic:blipFill>
                      <a:blip r:embed="rId98"/>
                      <a:srcRect b="0" l="0" r="0" t="0"/>
                      <a:stretch>
                        <a:fillRect/>
                      </a:stretch>
                    </pic:blipFill>
                    <pic:spPr>
                      <a:xfrm>
                        <a:off x="0" y="0"/>
                        <a:ext cx="11557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87">
      <w:pPr>
        <w:rPr/>
      </w:pPr>
      <w:hyperlink r:id="rId99">
        <w:r w:rsidDel="00000000" w:rsidR="00000000" w:rsidRPr="00000000">
          <w:rPr/>
          <w:drawing>
            <wp:inline distB="19050" distT="19050" distL="19050" distR="19050">
              <wp:extent cx="1295400" cy="139700"/>
              <wp:effectExtent b="0" l="0" r="0" t="0"/>
              <wp:docPr id="23" name="image21.gif"/>
              <a:graphic>
                <a:graphicData uri="http://schemas.openxmlformats.org/drawingml/2006/picture">
                  <pic:pic>
                    <pic:nvPicPr>
                      <pic:cNvPr id="0" name="image21.gif"/>
                      <pic:cNvPicPr preferRelativeResize="0"/>
                    </pic:nvPicPr>
                    <pic:blipFill>
                      <a:blip r:embed="rId100"/>
                      <a:srcRect b="0" l="0" r="0" t="0"/>
                      <a:stretch>
                        <a:fillRect/>
                      </a:stretch>
                    </pic:blipFill>
                    <pic:spPr>
                      <a:xfrm>
                        <a:off x="0" y="0"/>
                        <a:ext cx="12954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88">
      <w:pPr>
        <w:rPr/>
      </w:pPr>
      <w:hyperlink r:id="rId101">
        <w:r w:rsidDel="00000000" w:rsidR="00000000" w:rsidRPr="00000000">
          <w:rPr/>
          <w:drawing>
            <wp:inline distB="19050" distT="19050" distL="19050" distR="19050">
              <wp:extent cx="1409700" cy="139700"/>
              <wp:effectExtent b="0" l="0" r="0" t="0"/>
              <wp:docPr id="36" name="image33.gif"/>
              <a:graphic>
                <a:graphicData uri="http://schemas.openxmlformats.org/drawingml/2006/picture">
                  <pic:pic>
                    <pic:nvPicPr>
                      <pic:cNvPr id="0" name="image33.gif"/>
                      <pic:cNvPicPr preferRelativeResize="0"/>
                    </pic:nvPicPr>
                    <pic:blipFill>
                      <a:blip r:embed="rId102"/>
                      <a:srcRect b="0" l="0" r="0" t="0"/>
                      <a:stretch>
                        <a:fillRect/>
                      </a:stretch>
                    </pic:blipFill>
                    <pic:spPr>
                      <a:xfrm>
                        <a:off x="0" y="0"/>
                        <a:ext cx="14097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Aerosol-cloud Interactions</w:t>
      </w:r>
    </w:p>
    <w:p w:rsidR="00000000" w:rsidDel="00000000" w:rsidP="00000000" w:rsidRDefault="00000000" w:rsidRPr="00000000" w14:paraId="0000018C">
      <w:pPr>
        <w:rPr/>
      </w:pPr>
      <w:hyperlink r:id="rId103">
        <w:r w:rsidDel="00000000" w:rsidR="00000000" w:rsidRPr="00000000">
          <w:rPr/>
          <w:drawing>
            <wp:inline distB="19050" distT="19050" distL="19050" distR="19050">
              <wp:extent cx="2717800" cy="368300"/>
              <wp:effectExtent b="0" l="0" r="0" t="0"/>
              <wp:docPr id="10" name="image20.gif"/>
              <a:graphic>
                <a:graphicData uri="http://schemas.openxmlformats.org/drawingml/2006/picture">
                  <pic:pic>
                    <pic:nvPicPr>
                      <pic:cNvPr id="0" name="image20.gif"/>
                      <pic:cNvPicPr preferRelativeResize="0"/>
                    </pic:nvPicPr>
                    <pic:blipFill>
                      <a:blip r:embed="rId104"/>
                      <a:srcRect b="0" l="0" r="0" t="0"/>
                      <a:stretch>
                        <a:fillRect/>
                      </a:stretch>
                    </pic:blipFill>
                    <pic:spPr>
                      <a:xfrm>
                        <a:off x="0" y="0"/>
                        <a:ext cx="27178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5">
              <w:r w:rsidDel="00000000" w:rsidR="00000000" w:rsidRPr="00000000">
                <w:rPr/>
                <w:drawing>
                  <wp:inline distB="19050" distT="19050" distL="19050" distR="19050">
                    <wp:extent cx="241300" cy="101600"/>
                    <wp:effectExtent b="0" l="0" r="0" t="0"/>
                    <wp:docPr id="2" name="image14.gif"/>
                    <a:graphic>
                      <a:graphicData uri="http://schemas.openxmlformats.org/drawingml/2006/picture">
                        <pic:pic>
                          <pic:nvPicPr>
                            <pic:cNvPr id="0" name="image14.gif"/>
                            <pic:cNvPicPr preferRelativeResize="0"/>
                          </pic:nvPicPr>
                          <pic:blipFill>
                            <a:blip r:embed="rId106"/>
                            <a:srcRect b="0" l="0" r="0" t="0"/>
                            <a:stretch>
                              <a:fillRect/>
                            </a:stretch>
                          </pic:blipFill>
                          <pic:spPr>
                            <a:xfrm>
                              <a:off x="0" y="0"/>
                              <a:ext cx="241300" cy="1016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 yr m–2 C Tg–1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7.SM.1.3 of IPCC AR6 </w:t>
            </w:r>
            <w:hyperlink r:id="rId107">
              <w:r w:rsidDel="00000000" w:rsidR="00000000" w:rsidRPr="00000000">
                <w:rPr>
                  <w:color w:val="1155cc"/>
                  <w:u w:val="single"/>
                  <w:rtl w:val="0"/>
                </w:rPr>
                <w:t xml:space="preserve">(Smith, C., Z. R. J. Nicholls, K. Armo...)</w:t>
              </w:r>
            </w:hyperlink>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8">
              <w:r w:rsidDel="00000000" w:rsidR="00000000" w:rsidRPr="00000000">
                <w:rPr/>
                <w:drawing>
                  <wp:inline distB="19050" distT="19050" distL="19050" distR="19050">
                    <wp:extent cx="241300" cy="101600"/>
                    <wp:effectExtent b="0" l="0" r="0" t="0"/>
                    <wp:docPr id="14" name="image7.gif"/>
                    <a:graphic>
                      <a:graphicData uri="http://schemas.openxmlformats.org/drawingml/2006/picture">
                        <pic:pic>
                          <pic:nvPicPr>
                            <pic:cNvPr id="0" name="image7.gif"/>
                            <pic:cNvPicPr preferRelativeResize="0"/>
                          </pic:nvPicPr>
                          <pic:blipFill>
                            <a:blip r:embed="rId109"/>
                            <a:srcRect b="0" l="0" r="0" t="0"/>
                            <a:stretch>
                              <a:fillRect/>
                            </a:stretch>
                          </pic:blipFill>
                          <pic:spPr>
                            <a:xfrm>
                              <a:off x="0" y="0"/>
                              <a:ext cx="241300" cy="1016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 yr m–2 C Tg–1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7.SM.1.3 of IPCC AR6 </w:t>
            </w:r>
            <w:hyperlink r:id="rId110">
              <w:r w:rsidDel="00000000" w:rsidR="00000000" w:rsidRPr="00000000">
                <w:rPr>
                  <w:color w:val="1155cc"/>
                  <w:u w:val="single"/>
                  <w:rtl w:val="0"/>
                </w:rPr>
                <w:t xml:space="preserve">(Smith, C., Z. R. J. Nicholls, K. Armo...)</w:t>
              </w:r>
            </w:hyperlink>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1">
              <w:r w:rsidDel="00000000" w:rsidR="00000000" w:rsidRPr="00000000">
                <w:rPr/>
                <w:drawing>
                  <wp:inline distB="19050" distT="19050" distL="19050" distR="19050">
                    <wp:extent cx="266700" cy="101600"/>
                    <wp:effectExtent b="0" l="0" r="0" t="0"/>
                    <wp:docPr id="37" name="image34.gif"/>
                    <a:graphic>
                      <a:graphicData uri="http://schemas.openxmlformats.org/drawingml/2006/picture">
                        <pic:pic>
                          <pic:nvPicPr>
                            <pic:cNvPr id="0" name="image34.gif"/>
                            <pic:cNvPicPr preferRelativeResize="0"/>
                          </pic:nvPicPr>
                          <pic:blipFill>
                            <a:blip r:embed="rId112"/>
                            <a:srcRect b="0" l="0" r="0" t="0"/>
                            <a:stretch>
                              <a:fillRect/>
                            </a:stretch>
                          </pic:blipFill>
                          <pic:spPr>
                            <a:xfrm>
                              <a:off x="0" y="0"/>
                              <a:ext cx="266700" cy="1016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-.00000724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 yr m–2 S Gg-1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7.SM.1.3 of IPCC AR6 </w:t>
            </w:r>
            <w:hyperlink r:id="rId113">
              <w:r w:rsidDel="00000000" w:rsidR="00000000" w:rsidRPr="00000000">
                <w:rPr>
                  <w:color w:val="1155cc"/>
                  <w:u w:val="single"/>
                  <w:rtl w:val="0"/>
                </w:rPr>
                <w:t xml:space="preserve">(Smith, C., Z. R. J. Nicholls, K. Armo...)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4">
              <w:r w:rsidDel="00000000" w:rsidR="00000000" w:rsidRPr="00000000">
                <w:rPr/>
                <w:drawing>
                  <wp:inline distB="19050" distT="19050" distL="19050" distR="19050">
                    <wp:extent cx="304800" cy="101600"/>
                    <wp:effectExtent b="0" l="0" r="0" t="0"/>
                    <wp:docPr id="25" name="image29.gif"/>
                    <a:graphic>
                      <a:graphicData uri="http://schemas.openxmlformats.org/drawingml/2006/picture">
                        <pic:pic>
                          <pic:nvPicPr>
                            <pic:cNvPr id="0" name="image29.gif"/>
                            <pic:cNvPicPr preferRelativeResize="0"/>
                          </pic:nvPicPr>
                          <pic:blipFill>
                            <a:blip r:embed="rId115"/>
                            <a:srcRect b="0" l="0" r="0" t="0"/>
                            <a:stretch>
                              <a:fillRect/>
                            </a:stretch>
                          </pic:blipFill>
                          <pic:spPr>
                            <a:xfrm>
                              <a:off x="0" y="0"/>
                              <a:ext cx="304800" cy="1016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 yr m–2 NH3Tg–1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7.SM.1.3 of IPCC AR6 </w:t>
            </w:r>
            <w:hyperlink r:id="rId116">
              <w:r w:rsidDel="00000000" w:rsidR="00000000" w:rsidRPr="00000000">
                <w:rPr>
                  <w:color w:val="1155cc"/>
                  <w:u w:val="single"/>
                  <w:rtl w:val="0"/>
                </w:rPr>
                <w:t xml:space="preserve">(Smith, C., Z. R. J. Nicholls, K. Armo...)</w:t>
              </w:r>
            </w:hyperlink>
            <w:r w:rsidDel="00000000" w:rsidR="00000000" w:rsidRPr="00000000">
              <w:rPr>
                <w:rtl w:val="0"/>
              </w:rPr>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6"/>
        <w:rPr/>
      </w:pPr>
      <w:bookmarkStart w:colFirst="0" w:colLast="0" w:name="_sxoerjeb0yzo" w:id="22"/>
      <w:bookmarkEnd w:id="22"/>
      <w:r w:rsidDel="00000000" w:rsidR="00000000" w:rsidRPr="00000000">
        <w:rPr>
          <w:rtl w:val="0"/>
        </w:rPr>
        <w:t xml:space="preserve">Misc Figures</w:t>
      </w:r>
    </w:p>
    <w:p w:rsidR="00000000" w:rsidDel="00000000" w:rsidP="00000000" w:rsidRDefault="00000000" w:rsidRPr="00000000" w14:paraId="000001A7">
      <w:pPr>
        <w:rPr/>
      </w:pPr>
      <w:hyperlink r:id="rId117">
        <w:r w:rsidDel="00000000" w:rsidR="00000000" w:rsidRPr="00000000">
          <w:rPr>
            <w:color w:val="0000ee"/>
            <w:u w:val="single"/>
            <w:shd w:fill="auto" w:val="clear"/>
            <w:rtl w:val="0"/>
          </w:rPr>
          <w:t xml:space="preserve">Hector v3 results</w:t>
        </w:r>
      </w:hyperlink>
      <w:r w:rsidDel="00000000" w:rsidR="00000000" w:rsidRPr="00000000">
        <w:rPr>
          <w:rtl w:val="0"/>
        </w:rPr>
      </w:r>
    </w:p>
    <w:p w:rsidR="00000000" w:rsidDel="00000000" w:rsidP="00000000" w:rsidRDefault="00000000" w:rsidRPr="00000000" w14:paraId="000001A8">
      <w:pPr>
        <w:pStyle w:val="Heading6"/>
        <w:rPr/>
      </w:pPr>
      <w:bookmarkStart w:colFirst="0" w:colLast="0" w:name="_94amwroeq5v6" w:id="23"/>
      <w:bookmarkEnd w:id="23"/>
      <w:r w:rsidDel="00000000" w:rsidR="00000000" w:rsidRPr="00000000">
        <w:rPr>
          <w:rtl w:val="0"/>
        </w:rPr>
      </w:r>
    </w:p>
    <w:p w:rsidR="00000000" w:rsidDel="00000000" w:rsidP="00000000" w:rsidRDefault="00000000" w:rsidRPr="00000000" w14:paraId="000001A9">
      <w:pPr>
        <w:pStyle w:val="Heading6"/>
        <w:rPr/>
      </w:pPr>
      <w:bookmarkStart w:colFirst="0" w:colLast="0" w:name="_wjyeo3zij1g6" w:id="24"/>
      <w:bookmarkEnd w:id="24"/>
      <w:r w:rsidDel="00000000" w:rsidR="00000000" w:rsidRPr="00000000">
        <w:rPr>
          <w:rtl w:val="0"/>
        </w:rPr>
      </w:r>
    </w:p>
    <w:p w:rsidR="00000000" w:rsidDel="00000000" w:rsidP="00000000" w:rsidRDefault="00000000" w:rsidRPr="00000000" w14:paraId="000001AA">
      <w:pPr>
        <w:pStyle w:val="Heading6"/>
        <w:rPr/>
      </w:pPr>
      <w:bookmarkStart w:colFirst="0" w:colLast="0" w:name="_ei4nwxswe2iz" w:id="25"/>
      <w:bookmarkEnd w:id="25"/>
      <w:r w:rsidDel="00000000" w:rsidR="00000000" w:rsidRPr="00000000">
        <w:rPr>
          <w:rtl w:val="0"/>
        </w:rPr>
        <w:t xml:space="preserve">Code and data availability. </w:t>
      </w:r>
    </w:p>
    <w:p w:rsidR="00000000" w:rsidDel="00000000" w:rsidP="00000000" w:rsidRDefault="00000000" w:rsidRPr="00000000" w14:paraId="000001AB">
      <w:pPr>
        <w:rPr>
          <w:b w:val="1"/>
          <w:color w:val="ff9900"/>
        </w:rPr>
      </w:pPr>
      <w:r w:rsidDel="00000000" w:rsidR="00000000" w:rsidRPr="00000000">
        <w:rPr>
          <w:rtl w:val="0"/>
        </w:rPr>
        <w:t xml:space="preserve">Hector is available via GitHub </w:t>
      </w:r>
      <w:r w:rsidDel="00000000" w:rsidR="00000000" w:rsidRPr="00000000">
        <w:rPr>
          <w:b w:val="1"/>
          <w:color w:val="ff9900"/>
          <w:rtl w:val="0"/>
        </w:rPr>
        <w:t xml:space="preserve">(TODO: add link to the release) </w:t>
      </w:r>
      <w:r w:rsidDel="00000000" w:rsidR="00000000" w:rsidRPr="00000000">
        <w:rPr>
          <w:rtl w:val="0"/>
        </w:rPr>
        <w:t xml:space="preserve">and is archived on zenodo </w:t>
      </w:r>
      <w:r w:rsidDel="00000000" w:rsidR="00000000" w:rsidRPr="00000000">
        <w:rPr>
          <w:b w:val="1"/>
          <w:color w:val="ff9900"/>
          <w:rtl w:val="0"/>
        </w:rPr>
        <w:t xml:space="preserve">(TODO: add link to the release)</w:t>
      </w:r>
      <w:r w:rsidDel="00000000" w:rsidR="00000000" w:rsidRPr="00000000">
        <w:rPr>
          <w:rtl w:val="0"/>
        </w:rPr>
        <w:t xml:space="preserve">. The code, data, and materials used to run Hector and analyze data for this manuscript is available at the meta-repository </w:t>
      </w:r>
      <w:r w:rsidDel="00000000" w:rsidR="00000000" w:rsidRPr="00000000">
        <w:rPr>
          <w:b w:val="1"/>
          <w:color w:val="ff9900"/>
          <w:rtl w:val="0"/>
        </w:rPr>
        <w:t xml:space="preserve">(TODO: add link to zenodo release) </w:t>
      </w:r>
    </w:p>
    <w:p w:rsidR="00000000" w:rsidDel="00000000" w:rsidP="00000000" w:rsidRDefault="00000000" w:rsidRPr="00000000" w14:paraId="000001AC">
      <w:pPr>
        <w:pStyle w:val="Heading6"/>
        <w:rPr>
          <w:b w:val="1"/>
          <w:color w:val="ff9900"/>
        </w:rPr>
      </w:pPr>
      <w:bookmarkStart w:colFirst="0" w:colLast="0" w:name="_dnxr76866ufq" w:id="26"/>
      <w:bookmarkEnd w:id="26"/>
      <w:r w:rsidDel="00000000" w:rsidR="00000000" w:rsidRPr="00000000">
        <w:rPr>
          <w:rtl w:val="0"/>
        </w:rPr>
        <w:t xml:space="preserve">Author contributions. </w:t>
      </w:r>
      <w:r w:rsidDel="00000000" w:rsidR="00000000" w:rsidRPr="00000000">
        <w:rPr>
          <w:b w:val="1"/>
          <w:color w:val="ff9900"/>
          <w:rtl w:val="0"/>
        </w:rPr>
        <w:t xml:space="preserve">TODO </w:t>
      </w:r>
    </w:p>
    <w:p w:rsidR="00000000" w:rsidDel="00000000" w:rsidP="00000000" w:rsidRDefault="00000000" w:rsidRPr="00000000" w14:paraId="000001AD">
      <w:pPr>
        <w:pStyle w:val="Heading6"/>
        <w:rPr/>
      </w:pPr>
      <w:bookmarkStart w:colFirst="0" w:colLast="0" w:name="_8aytf1hxo7fg" w:id="27"/>
      <w:bookmarkEnd w:id="27"/>
      <w:r w:rsidDel="00000000" w:rsidR="00000000" w:rsidRPr="00000000">
        <w:rPr>
          <w:rtl w:val="0"/>
        </w:rPr>
        <w:t xml:space="preserve">Competing interests. </w:t>
      </w:r>
      <w:r w:rsidDel="00000000" w:rsidR="00000000" w:rsidRPr="00000000">
        <w:rPr>
          <w:b w:val="1"/>
          <w:color w:val="ff9900"/>
          <w:rtl w:val="0"/>
        </w:rPr>
        <w:t xml:space="preserve">TODO</w:t>
      </w:r>
      <w:r w:rsidDel="00000000" w:rsidR="00000000" w:rsidRPr="00000000">
        <w:rPr>
          <w:rtl w:val="0"/>
        </w:rPr>
      </w:r>
    </w:p>
    <w:p w:rsidR="00000000" w:rsidDel="00000000" w:rsidP="00000000" w:rsidRDefault="00000000" w:rsidRPr="00000000" w14:paraId="000001AE">
      <w:pPr>
        <w:pStyle w:val="Heading6"/>
        <w:rPr/>
      </w:pPr>
      <w:bookmarkStart w:colFirst="0" w:colLast="0" w:name="_4rp70nxuqi61" w:id="28"/>
      <w:bookmarkEnd w:id="28"/>
      <w:r w:rsidDel="00000000" w:rsidR="00000000" w:rsidRPr="00000000">
        <w:rPr>
          <w:rtl w:val="0"/>
        </w:rPr>
        <w:t xml:space="preserve">Acknowledgments</w:t>
      </w:r>
    </w:p>
    <w:p w:rsidR="00000000" w:rsidDel="00000000" w:rsidP="00000000" w:rsidRDefault="00000000" w:rsidRPr="00000000" w14:paraId="000001AF">
      <w:pPr>
        <w:rPr/>
      </w:pPr>
      <w:r w:rsidDel="00000000" w:rsidR="00000000" w:rsidRPr="00000000">
        <w:rPr>
          <w:rtl w:val="0"/>
        </w:rPr>
        <w:t xml:space="preserve">This work was conducted with the support of the U.S. Department of Energy, Office of Science, as part of research in MultiSector Dynamics, Earth and Environmental System Modeling Program. </w:t>
      </w:r>
      <w:r w:rsidDel="00000000" w:rsidR="00000000" w:rsidRPr="00000000">
        <w:rPr>
          <w:b w:val="1"/>
          <w:color w:val="ff9900"/>
          <w:rtl w:val="0"/>
        </w:rPr>
        <w:t xml:space="preserve">[TODO insert coauthor additional support]</w:t>
      </w:r>
      <w:r w:rsidDel="00000000" w:rsidR="00000000" w:rsidRPr="00000000">
        <w:rPr>
          <w:rtl w:val="0"/>
        </w:rPr>
        <w:t xml:space="preserve">. The Pacific Northwest National Laboratory is operated by Battelle for the US Department of Energy (contract no. DE-AC05-76RLO1830). Lawrence Berkeley National Laboratory is operated by the US Department of Energy (contract no. DE340AC02-05CH11231).</w:t>
      </w:r>
    </w:p>
    <w:p w:rsidR="00000000" w:rsidDel="00000000" w:rsidP="00000000" w:rsidRDefault="00000000" w:rsidRPr="00000000" w14:paraId="000001B0">
      <w:pPr>
        <w:numPr>
          <w:ilvl w:val="0"/>
          <w:numId w:val="4"/>
        </w:numPr>
        <w:ind w:left="720" w:hanging="360"/>
        <w:rPr>
          <w:b w:val="1"/>
          <w:color w:val="ff9900"/>
        </w:rPr>
      </w:pPr>
      <w:r w:rsidDel="00000000" w:rsidR="00000000" w:rsidRPr="00000000">
        <w:rPr>
          <w:b w:val="1"/>
          <w:color w:val="ff9900"/>
          <w:rtl w:val="0"/>
        </w:rPr>
        <w:t xml:space="preserve">Do we need to acknowledge EPA funding? Does the SFA funding citation have to change if Kali &amp; Marshall</w:t>
      </w:r>
    </w:p>
    <w:p w:rsidR="00000000" w:rsidDel="00000000" w:rsidP="00000000" w:rsidRDefault="00000000" w:rsidRPr="00000000" w14:paraId="000001B1">
      <w:pPr>
        <w:numPr>
          <w:ilvl w:val="0"/>
          <w:numId w:val="4"/>
        </w:numPr>
        <w:ind w:left="720" w:hanging="360"/>
        <w:rPr>
          <w:b w:val="1"/>
          <w:color w:val="ff9900"/>
        </w:rPr>
      </w:pPr>
      <w:r w:rsidDel="00000000" w:rsidR="00000000" w:rsidRPr="00000000">
        <w:rPr>
          <w:b w:val="1"/>
          <w:color w:val="ff9900"/>
          <w:rtl w:val="0"/>
        </w:rPr>
        <w:t xml:space="preserve">TODO add developer &amp; internal reviewer acknowledgments: </w:t>
      </w:r>
    </w:p>
    <w:p w:rsidR="00000000" w:rsidDel="00000000" w:rsidP="00000000" w:rsidRDefault="00000000" w:rsidRPr="00000000" w14:paraId="000001B2">
      <w:pPr>
        <w:numPr>
          <w:ilvl w:val="1"/>
          <w:numId w:val="4"/>
        </w:numPr>
        <w:ind w:left="1440" w:hanging="360"/>
        <w:rPr>
          <w:b w:val="1"/>
          <w:color w:val="ff9900"/>
        </w:rPr>
      </w:pPr>
      <w:r w:rsidDel="00000000" w:rsidR="00000000" w:rsidRPr="00000000">
        <w:rPr>
          <w:b w:val="1"/>
          <w:color w:val="ff9900"/>
          <w:rtl w:val="0"/>
        </w:rPr>
        <w:t xml:space="preserve">Developer acknowledgment list </w:t>
      </w:r>
    </w:p>
    <w:p w:rsidR="00000000" w:rsidDel="00000000" w:rsidP="00000000" w:rsidRDefault="00000000" w:rsidRPr="00000000" w14:paraId="000001B3">
      <w:pPr>
        <w:numPr>
          <w:ilvl w:val="2"/>
          <w:numId w:val="4"/>
        </w:numPr>
        <w:ind w:left="2160" w:hanging="360"/>
        <w:rPr>
          <w:b w:val="1"/>
          <w:color w:val="ff9900"/>
          <w:u w:val="none"/>
        </w:rPr>
      </w:pPr>
      <w:r w:rsidDel="00000000" w:rsidR="00000000" w:rsidRPr="00000000">
        <w:rPr>
          <w:b w:val="1"/>
          <w:color w:val="ff9900"/>
          <w:rtl w:val="0"/>
        </w:rPr>
        <w:t xml:space="preserve">Robert Link </w:t>
      </w:r>
    </w:p>
    <w:p w:rsidR="00000000" w:rsidDel="00000000" w:rsidP="00000000" w:rsidRDefault="00000000" w:rsidRPr="00000000" w14:paraId="000001B4">
      <w:pPr>
        <w:numPr>
          <w:ilvl w:val="1"/>
          <w:numId w:val="4"/>
        </w:numPr>
        <w:ind w:left="1440" w:hanging="360"/>
        <w:rPr>
          <w:b w:val="1"/>
          <w:color w:val="ff9900"/>
          <w:u w:val="none"/>
        </w:rPr>
      </w:pPr>
      <w:r w:rsidDel="00000000" w:rsidR="00000000" w:rsidRPr="00000000">
        <w:rPr>
          <w:b w:val="1"/>
          <w:color w:val="ff9900"/>
          <w:rtl w:val="0"/>
        </w:rPr>
        <w:t xml:space="preserve">Reviewer acknowledgments</w:t>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t xml:space="preserve">  </w:t>
      </w:r>
    </w:p>
    <w:p w:rsidR="00000000" w:rsidDel="00000000" w:rsidP="00000000" w:rsidRDefault="00000000" w:rsidRPr="00000000" w14:paraId="000001B7">
      <w:pPr>
        <w:rPr/>
      </w:pPr>
      <w:r w:rsidDel="00000000" w:rsidR="00000000" w:rsidRPr="00000000">
        <w:br w:type="page"/>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Misc Notes </w:t>
      </w:r>
    </w:p>
    <w:p w:rsidR="00000000" w:rsidDel="00000000" w:rsidP="00000000" w:rsidRDefault="00000000" w:rsidRPr="00000000" w14:paraId="000001B9">
      <w:pPr>
        <w:rPr>
          <w:b w:val="1"/>
        </w:rPr>
      </w:pPr>
      <w:commentRangeStart w:id="13"/>
      <w:r w:rsidDel="00000000" w:rsidR="00000000" w:rsidRPr="00000000">
        <w:rPr>
          <w:b w:val="1"/>
          <w:rtl w:val="0"/>
        </w:rPr>
        <w:t xml:space="preserve">Hector components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BA">
      <w:pPr>
        <w:rPr>
          <w:i w:val="1"/>
        </w:rPr>
      </w:pPr>
      <w:r w:rsidDel="00000000" w:rsidR="00000000" w:rsidRPr="00000000">
        <w:rPr>
          <w:rtl w:val="0"/>
        </w:rPr>
      </w:r>
    </w:p>
    <w:p w:rsidR="00000000" w:rsidDel="00000000" w:rsidP="00000000" w:rsidRDefault="00000000" w:rsidRPr="00000000" w14:paraId="000001BB">
      <w:pPr>
        <w:rPr>
          <w:i w:val="1"/>
        </w:rPr>
      </w:pPr>
      <w:commentRangeStart w:id="14"/>
      <w:r w:rsidDel="00000000" w:rsidR="00000000" w:rsidRPr="00000000">
        <w:rPr>
          <w:i w:val="1"/>
          <w:rtl w:val="0"/>
        </w:rPr>
        <w:t xml:space="preserve">Emissions </w:t>
      </w:r>
    </w:p>
    <w:p w:rsidR="00000000" w:rsidDel="00000000" w:rsidP="00000000" w:rsidRDefault="00000000" w:rsidRPr="00000000" w14:paraId="000001BC">
      <w:pPr>
        <w:numPr>
          <w:ilvl w:val="0"/>
          <w:numId w:val="10"/>
        </w:numPr>
        <w:ind w:left="720" w:hanging="360"/>
      </w:pPr>
      <w:r w:rsidDel="00000000" w:rsidR="00000000" w:rsidRPr="00000000">
        <w:rPr>
          <w:rFonts w:ascii="Arial Unicode MS" w:cs="Arial Unicode MS" w:eastAsia="Arial Unicode MS" w:hAnsi="Arial Unicode MS"/>
          <w:rtl w:val="0"/>
        </w:rPr>
        <w:t xml:space="preserve">Do we need to go over emissions → concentrations?? </w:t>
      </w:r>
    </w:p>
    <w:p w:rsidR="00000000" w:rsidDel="00000000" w:rsidP="00000000" w:rsidRDefault="00000000" w:rsidRPr="00000000" w14:paraId="000001BD">
      <w:pPr>
        <w:rPr>
          <w:i w:val="1"/>
        </w:rPr>
      </w:pPr>
      <w:r w:rsidDel="00000000" w:rsidR="00000000" w:rsidRPr="00000000">
        <w:rPr>
          <w:i w:val="1"/>
          <w:rtl w:val="0"/>
        </w:rPr>
        <w:t xml:space="preserve">Forcing </w:t>
      </w:r>
    </w:p>
    <w:p w:rsidR="00000000" w:rsidDel="00000000" w:rsidP="00000000" w:rsidRDefault="00000000" w:rsidRPr="00000000" w14:paraId="000001BE">
      <w:pPr>
        <w:numPr>
          <w:ilvl w:val="0"/>
          <w:numId w:val="11"/>
        </w:numPr>
        <w:ind w:left="720" w:hanging="360"/>
      </w:pPr>
      <w:r w:rsidDel="00000000" w:rsidR="00000000" w:rsidRPr="00000000">
        <w:rPr>
          <w:rtl w:val="0"/>
        </w:rPr>
        <w:t xml:space="preserve">Radiative forcing equations </w:t>
      </w:r>
      <w:hyperlink r:id="rId118">
        <w:r w:rsidDel="00000000" w:rsidR="00000000" w:rsidRPr="00000000">
          <w:rPr>
            <w:color w:val="1155cc"/>
            <w:u w:val="single"/>
            <w:rtl w:val="0"/>
          </w:rPr>
          <w:t xml:space="preserve">(Smith, C., Z. R. J. Nicholls, K. Armo...; Forster, P., T. Storelvmo, K. Armour,...)</w:t>
        </w:r>
      </w:hyperlink>
      <w:r w:rsidDel="00000000" w:rsidR="00000000" w:rsidRPr="00000000">
        <w:rPr>
          <w:rtl w:val="0"/>
        </w:rPr>
      </w:r>
    </w:p>
    <w:p w:rsidR="00000000" w:rsidDel="00000000" w:rsidP="00000000" w:rsidRDefault="00000000" w:rsidRPr="00000000" w14:paraId="000001BF">
      <w:pPr>
        <w:numPr>
          <w:ilvl w:val="0"/>
          <w:numId w:val="11"/>
        </w:numPr>
        <w:ind w:left="720" w:hanging="360"/>
      </w:pPr>
      <w:r w:rsidDel="00000000" w:rsidR="00000000" w:rsidRPr="00000000">
        <w:rPr>
          <w:rtl w:val="0"/>
        </w:rPr>
        <w:t xml:space="preserve">The new parameters</w:t>
      </w:r>
    </w:p>
    <w:p w:rsidR="00000000" w:rsidDel="00000000" w:rsidP="00000000" w:rsidRDefault="00000000" w:rsidRPr="00000000" w14:paraId="000001C0">
      <w:pPr>
        <w:rPr>
          <w:i w:val="1"/>
        </w:rPr>
      </w:pPr>
      <w:r w:rsidDel="00000000" w:rsidR="00000000" w:rsidRPr="00000000">
        <w:rPr>
          <w:i w:val="1"/>
          <w:rtl w:val="0"/>
        </w:rPr>
        <w:t xml:space="preserve">Temperature </w:t>
      </w:r>
    </w:p>
    <w:p w:rsidR="00000000" w:rsidDel="00000000" w:rsidP="00000000" w:rsidRDefault="00000000" w:rsidRPr="00000000" w14:paraId="000001C1">
      <w:pPr>
        <w:numPr>
          <w:ilvl w:val="0"/>
          <w:numId w:val="15"/>
        </w:numPr>
        <w:ind w:left="720" w:hanging="360"/>
      </w:pPr>
      <w:r w:rsidDel="00000000" w:rsidR="00000000" w:rsidRPr="00000000">
        <w:rPr>
          <w:rtl w:val="0"/>
        </w:rPr>
        <w:t xml:space="preserve">Diffusion Ocean Energy balance CLIMate model (DOECLIM)</w:t>
      </w:r>
    </w:p>
    <w:p w:rsidR="00000000" w:rsidDel="00000000" w:rsidP="00000000" w:rsidRDefault="00000000" w:rsidRPr="00000000" w14:paraId="000001C2">
      <w:pPr>
        <w:numPr>
          <w:ilvl w:val="0"/>
          <w:numId w:val="15"/>
        </w:numPr>
        <w:ind w:left="720" w:hanging="360"/>
      </w:pPr>
      <w:r w:rsidDel="00000000" w:rsidR="00000000" w:rsidRPr="00000000">
        <w:rPr>
          <w:rtl w:val="0"/>
        </w:rPr>
        <w:t xml:space="preserve">Interior ocean as a 1-D pure diffusion ocean with a uniform vertical heat </w:t>
      </w:r>
      <w:hyperlink r:id="rId119">
        <w:r w:rsidDel="00000000" w:rsidR="00000000" w:rsidRPr="00000000">
          <w:rPr>
            <w:color w:val="1155cc"/>
            <w:u w:val="single"/>
            <w:rtl w:val="0"/>
          </w:rPr>
          <w:t xml:space="preserve">(Kriegler 2005; Tanaka et al. 2007; Vega-Westhoff et al. 2019)</w:t>
        </w:r>
      </w:hyperlink>
      <w:r w:rsidDel="00000000" w:rsidR="00000000" w:rsidRPr="00000000">
        <w:rPr>
          <w:rtl w:val="0"/>
        </w:rPr>
      </w:r>
    </w:p>
    <w:p w:rsidR="00000000" w:rsidDel="00000000" w:rsidP="00000000" w:rsidRDefault="00000000" w:rsidRPr="00000000" w14:paraId="000001C3">
      <w:pPr>
        <w:rPr>
          <w:i w:val="1"/>
        </w:rPr>
      </w:pPr>
      <w:r w:rsidDel="00000000" w:rsidR="00000000" w:rsidRPr="00000000">
        <w:rPr>
          <w:i w:val="1"/>
          <w:rtl w:val="0"/>
        </w:rPr>
        <w:t xml:space="preserve">Terrestrial carbon cycle </w:t>
      </w:r>
    </w:p>
    <w:p w:rsidR="00000000" w:rsidDel="00000000" w:rsidP="00000000" w:rsidRDefault="00000000" w:rsidRPr="00000000" w14:paraId="000001C4">
      <w:pPr>
        <w:numPr>
          <w:ilvl w:val="0"/>
          <w:numId w:val="12"/>
        </w:numPr>
        <w:ind w:left="720" w:hanging="360"/>
      </w:pPr>
      <w:r w:rsidDel="00000000" w:rsidR="00000000" w:rsidRPr="00000000">
        <w:rPr>
          <w:rtl w:val="0"/>
        </w:rPr>
        <w:t xml:space="preserve">NBP constraint</w:t>
      </w:r>
    </w:p>
    <w:p w:rsidR="00000000" w:rsidDel="00000000" w:rsidP="00000000" w:rsidRDefault="00000000" w:rsidRPr="00000000" w14:paraId="000001C5">
      <w:pPr>
        <w:rPr>
          <w:i w:val="1"/>
        </w:rPr>
      </w:pPr>
      <w:r w:rsidDel="00000000" w:rsidR="00000000" w:rsidRPr="00000000">
        <w:rPr>
          <w:i w:val="1"/>
          <w:rtl w:val="0"/>
        </w:rPr>
        <w:t xml:space="preserve">Ocean carbon cycle </w:t>
      </w:r>
    </w:p>
    <w:p w:rsidR="00000000" w:rsidDel="00000000" w:rsidP="00000000" w:rsidRDefault="00000000" w:rsidRPr="00000000" w14:paraId="000001C6">
      <w:pPr>
        <w:rPr/>
      </w:pPr>
      <w:commentRangeStart w:id="15"/>
      <w:r w:rsidDel="00000000" w:rsidR="00000000" w:rsidRPr="00000000">
        <w:rPr>
          <w:i w:val="1"/>
          <w:rtl w:val="0"/>
        </w:rPr>
        <w:t xml:space="preserve">Carbon Tracking</w:t>
      </w:r>
      <w:commentRangeEnd w:id="15"/>
      <w:r w:rsidDel="00000000" w:rsidR="00000000" w:rsidRPr="00000000">
        <w:commentReference w:id="15"/>
      </w:r>
      <w:commentRangeEnd w:id="14"/>
      <w:r w:rsidDel="00000000" w:rsidR="00000000" w:rsidRPr="00000000">
        <w:commentReference w:id="14"/>
      </w:r>
      <w:r w:rsidDel="00000000" w:rsidR="00000000" w:rsidRPr="00000000">
        <w:rPr>
          <w:rtl w:val="0"/>
        </w:rPr>
      </w:r>
    </w:p>
    <w:sectPr>
      <w:headerReference r:id="rId12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lyn Dorheim" w:id="14" w:date="2022-05-11T15:39:41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some of these in the intro to methods section talking about how it generally works and is related to Hartin et al.</w:t>
      </w:r>
    </w:p>
  </w:comment>
  <w:comment w:author="Corinne Hartin" w:id="5" w:date="2022-07-22T19:13:49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Hector so high through the historical under SSP119?</w:t>
      </w:r>
    </w:p>
  </w:comment>
  <w:comment w:author="Corinne Hartin" w:id="6" w:date="2022-07-22T19:14:28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maybe it's high on all of them but since the scale is smaller its more noticeable.</w:t>
      </w:r>
    </w:p>
  </w:comment>
  <w:comment w:author="Kalyn Dorheim" w:id="7" w:date="2022-07-26T17:33:05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 and the free scales is part of the answer  some of it is also explained by the fact that we only have ssp119 data from 8 models vs 25 models that contributed to ssp245 so there spread is different during the historical period</w:t>
      </w:r>
    </w:p>
  </w:comment>
  <w:comment w:author="Corinne Hartin" w:id="8" w:date="2022-07-26T18:18:08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Corinne Hartin" w:id="9" w:date="2022-07-26T18:18:09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Kalyn Dorheim" w:id="15" w:date="2022-03-25T15:47: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we consider this to be a component? It's a new feature of Hector that we want to emphasize but where do we want to document how it works?</w:t>
      </w:r>
    </w:p>
  </w:comment>
  <w:comment w:author="Robert Gieseke" w:id="4" w:date="2022-07-27T17:00:05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could probably use the global SSP historic concentrations here, as IIRC they are slightly lower than Mauna Loa and give the same historical period as Figure 2.</w:t>
      </w:r>
    </w:p>
  </w:comment>
  <w:comment w:author="Kalyn Dorheim" w:id="13" w:date="2022-03-25T15:44:55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go component by component is that too much detail? Should we only dive into the components that have changed since v1? WOuld it be useful to have in the appendix or the supplement?</w:t>
      </w:r>
    </w:p>
  </w:comment>
  <w:comment w:author="Kalyn Dorheim" w:id="0" w:date="2022-06-29T02:18:25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Workshop this with BBL</w:t>
      </w:r>
    </w:p>
  </w:comment>
  <w:comment w:author="Corinne Hartin" w:id="12" w:date="2022-07-22T19:21:30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might be useful to compare to the other SCMs (MAGICC, FaIR). Or reproduce some the the figures in RCMIP where Hector may now preform better?</w:t>
      </w:r>
    </w:p>
  </w:comment>
  <w:comment w:author="Alexey N Shiklomanov" w:id="10" w:date="2022-07-13T12:36:41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make sure to update all the Y axes and figure titles accordingly. This is a minor but important point we should make sure to emphasize — Hector doesn't model the *absolute* global air temperature (which is harder to do), but rather just the temperature *change*.</w:t>
      </w:r>
    </w:p>
  </w:comment>
  <w:comment w:author="Corinne Hartin" w:id="11" w:date="2022-07-22T19:12:36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compare to the IPCC figure?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https://www.ipcc.ch/report/ar6/wg1/figures/summary-for-policymakers/figure-spm-10/</w:t>
      </w:r>
    </w:p>
  </w:comment>
  <w:comment w:author="Alexey N Shiklomanov" w:id="1" w:date="2022-07-13T12:29:33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shoot to have at least one key figure for each of these bullets highlighting a comparison against the *previous* versions of Hector. (E.g., Example of Hector constraint simulation; sensitivity of Hector to aerosol and volcanic forcing parameters; example of C tracking; permafrost can be skipped by just pointing to Dawn's paper; comparison of DOECLIM vs. previous temperature model; impact of parameter changes). Some of these will likely be relegated to the supplement, but I think they're still important, especially for existing Hector users. It may be tricky to isolate the impact of each of these because there have been so many other changes to Hector — if it's too much work, we could just boil this down to a single set of comparisons between Hector v2 (v1?) and v3.</w:t>
      </w:r>
    </w:p>
  </w:comment>
  <w:comment w:author="Alexey N Shiklomanov" w:id="2" w:date="2022-07-13T12:34:13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Commented this before I saw Figure 6. That figure may be sufficient, but we should consider whether there are other figures we want to include to highlight specific differences, especially to explain the nontrivial temperature difference between v2.5 and v3. In particular, it would be good to know to what extent that difference is because of changes to the atmospheric chemistry, changes to the total radiative forcing, or to DOECLIM's "conversion" of RF to temperature.</w:t>
      </w:r>
    </w:p>
  </w:comment>
  <w:comment w:author="Alexey N Shiklomanov" w:id="3" w:date="2022-07-13T12:25:04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 bullets under "new features" seem like "new science". I would consider a minor re-framing of this as "improvements to existing capabilities" vs. "new capabilities" or something to that effect.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81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spacing w:after="80" w:before="320" w:lineRule="auto"/>
    </w:pPr>
    <w:rPr>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atex-staging.easygenerator.com/eqneditor/editor.php?latex=%7BC%7D_%7B%5Calpha%20max%7D%20%3D%20%7BC%7D_%7B0%7D%20-%20%5Cfrac%7Bb_1%7D%7B2a_1%7D#0" TargetMode="External"/><Relationship Id="rId42" Type="http://schemas.openxmlformats.org/officeDocument/2006/relationships/hyperlink" Target="http://www.sciweavers.org/tex2img.php?bc=Transparent&amp;fc=Black&amp;im=jpg&amp;fs=100&amp;ff=modern&amp;edit=0&amp;eq=%5Calpha%5E%7B'%7D%20%3D%20%5Cleft%5C%7B%5Cbegin%7Bmatrix%7D%20%7Bd%7D_%7B1%7D%20-%20%5Cfrac%7B%7Bb%7D%5E%7B2%7D_%7B1%7D%7D%7B4%7Ba%7D_%7B1%7D%7D%2C%20%26%20%5Ctext%7B%20%24C%3EC_%7B%5Calpha%20max%7D%24%7D%5C%5C%5C%5C%20%7Bd%7D_%7B1%7D%20%2B%20%7Ba%7D_%7B1%7D(C-%7BC%7D_%7B0%7D)%5E2%20%2B%20b_%7B1%7D(C%20-%20%7BC%7D_%7B0%7D)%2C%20%26%20%5Ctext%7B%24C_%7B0%7D%20%3C%20C%20%3C%20%7BC%7D_%7B%5Calpha%20max%7D%24%7D%5C%5C%5C%5C%20%7Bd%7D_%7B1%7D%2C%20%20%26%20%5Ctext%7B%24C%20%3C%20%7BC%7D_%7B0%7D%24%7D%5Cend%7Bmatrix%7D#0" TargetMode="External"/><Relationship Id="rId41" Type="http://schemas.openxmlformats.org/officeDocument/2006/relationships/image" Target="media/image22.gif"/><Relationship Id="rId44" Type="http://schemas.openxmlformats.org/officeDocument/2006/relationships/hyperlink" Target="https://latex-staging.easygenerator.com/eqneditor/editor.php?latex=%5Calpha_%7BN_%7B2%7DO%7D%20%3D%20c_%7B1%7D%20%5Csqrt%7BN%7D#0" TargetMode="External"/><Relationship Id="rId43" Type="http://schemas.openxmlformats.org/officeDocument/2006/relationships/image" Target="media/image40.gif"/><Relationship Id="rId46" Type="http://schemas.openxmlformats.org/officeDocument/2006/relationships/hyperlink" Target="https://latex-staging.easygenerator.com/eqneditor/editor.php?latex=%7BSARF%7D_%7BCO_%7B2%7D%7D%20%3D%20(%7B%5Calpha%7D%5E%7B'%7D%20%2B%20%5Calpha_%7BN_%7B2%7DO%7D)%20%5Cln(C%2FC_%7B0%7D)#0" TargetMode="External"/><Relationship Id="rId45" Type="http://schemas.openxmlformats.org/officeDocument/2006/relationships/image" Target="media/image38.gif"/><Relationship Id="rId107" Type="http://schemas.openxmlformats.org/officeDocument/2006/relationships/hyperlink" Target="https://paperpile.com/c/Gxpdx2/UWgo" TargetMode="External"/><Relationship Id="rId106" Type="http://schemas.openxmlformats.org/officeDocument/2006/relationships/image" Target="media/image14.gif"/><Relationship Id="rId105" Type="http://schemas.openxmlformats.org/officeDocument/2006/relationships/hyperlink" Target="https://latex-staging.easygenerator.com/eqneditor/editor.php?latex=%5Crho_%7BBC%7D#0" TargetMode="External"/><Relationship Id="rId104" Type="http://schemas.openxmlformats.org/officeDocument/2006/relationships/image" Target="media/image20.gif"/><Relationship Id="rId109" Type="http://schemas.openxmlformats.org/officeDocument/2006/relationships/image" Target="media/image7.gif"/><Relationship Id="rId108" Type="http://schemas.openxmlformats.org/officeDocument/2006/relationships/hyperlink" Target="https://latex-staging.easygenerator.com/eqneditor/editor.php?latex=%5Crho_%7BOC%7D#0" TargetMode="External"/><Relationship Id="rId48" Type="http://schemas.openxmlformats.org/officeDocument/2006/relationships/hyperlink" Target="https://latex-staging.easygenerator.com/eqneditor/editor.php?latex=%7BRF%7D_%7BCO_%7B2%7D%7D%20%3D%20%5Cdelta_%7BCO_%7B2%7D%7D%20%20SARF_%7BCO_%7B2%7D%7D%20%20%2B%20%20SARF_%7BCO_%7B2%7D%7D%20#0" TargetMode="External"/><Relationship Id="rId47" Type="http://schemas.openxmlformats.org/officeDocument/2006/relationships/image" Target="media/image42.gif"/><Relationship Id="rId49" Type="http://schemas.openxmlformats.org/officeDocument/2006/relationships/image" Target="media/image18.gif"/><Relationship Id="rId103" Type="http://schemas.openxmlformats.org/officeDocument/2006/relationships/hyperlink" Target="https://latex-staging.easygenerator.com/eqneditor/editor.php?latex=%7BRF%7D_%7Baci%7D%20%3D%20-%5Crho_%7Baci%7D%20%5Cln%7B%20%5Cleft(1%20%2B%20%5Cfrac%7BE_%7BSO_%7B2%7D%7D%7D%7Bs_%7BSO_%7B2%7D%7D%7D%20%2B%20%5Cfrac%7BE_%7BBC%20%2B%20OC%7D%7D%7Bs_%7BBC%20%2B%20OC%7D%7D%20%5Cright)%7D#0" TargetMode="External"/><Relationship Id="rId102" Type="http://schemas.openxmlformats.org/officeDocument/2006/relationships/image" Target="media/image33.gif"/><Relationship Id="rId101" Type="http://schemas.openxmlformats.org/officeDocument/2006/relationships/hyperlink" Target="https://latex-staging.easygenerator.com/eqneditor/editor.php?latex=%7BRF%7D_%7BNH%7D_%7B3%7D%20%3D%20%5Crho_%7BNH%7D_%7B3%7D%20E_%7BNH%7D_%7B3%7D#0" TargetMode="External"/><Relationship Id="rId100" Type="http://schemas.openxmlformats.org/officeDocument/2006/relationships/image" Target="media/image21.gif"/><Relationship Id="rId31" Type="http://schemas.openxmlformats.org/officeDocument/2006/relationships/hyperlink" Target="https://paperpile.com/c/Gxpdx2/hZs6" TargetMode="External"/><Relationship Id="rId30" Type="http://schemas.openxmlformats.org/officeDocument/2006/relationships/hyperlink" Target="https://paperpile.com/c/Gxpdx2/hZs6" TargetMode="External"/><Relationship Id="rId33" Type="http://schemas.openxmlformats.org/officeDocument/2006/relationships/image" Target="media/image32.gif"/><Relationship Id="rId32" Type="http://schemas.openxmlformats.org/officeDocument/2006/relationships/hyperlink" Target="https://latex-staging.easygenerator.com/eqneditor/editor.php?latex=%5CDelta%20HL_%7B0%7D%20#0" TargetMode="External"/><Relationship Id="rId35" Type="http://schemas.openxmlformats.org/officeDocument/2006/relationships/image" Target="media/image31.gif"/><Relationship Id="rId34" Type="http://schemas.openxmlformats.org/officeDocument/2006/relationships/hyperlink" Target="https://latex-staging.easygenerator.com/eqneditor/editor.php?latex=%5CDelta%20LL_%7B0%7D%20#0" TargetMode="External"/><Relationship Id="rId37" Type="http://schemas.openxmlformats.org/officeDocument/2006/relationships/image" Target="media/image6.gif"/><Relationship Id="rId36" Type="http://schemas.openxmlformats.org/officeDocument/2006/relationships/hyperlink" Target="https://latex-staging.easygenerator.com/eqneditor/editor.php?latex=N#0" TargetMode="External"/><Relationship Id="rId39" Type="http://schemas.openxmlformats.org/officeDocument/2006/relationships/image" Target="media/image27.gif"/><Relationship Id="rId38" Type="http://schemas.openxmlformats.org/officeDocument/2006/relationships/hyperlink" Target="https://latex-staging.easygenerator.com/eqneditor/editor.php?latex=C#0" TargetMode="External"/><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35.png"/><Relationship Id="rId24" Type="http://schemas.openxmlformats.org/officeDocument/2006/relationships/image" Target="media/image24.png"/><Relationship Id="rId23" Type="http://schemas.openxmlformats.org/officeDocument/2006/relationships/image" Target="media/image17.png"/><Relationship Id="rId26" Type="http://schemas.openxmlformats.org/officeDocument/2006/relationships/hyperlink" Target="https://paperpile.com/c/Gxpdx2/5NEF" TargetMode="External"/><Relationship Id="rId25" Type="http://schemas.openxmlformats.org/officeDocument/2006/relationships/image" Target="media/image37.png"/><Relationship Id="rId120" Type="http://schemas.openxmlformats.org/officeDocument/2006/relationships/header" Target="header1.xml"/><Relationship Id="rId28" Type="http://schemas.openxmlformats.org/officeDocument/2006/relationships/image" Target="media/image15.gif"/><Relationship Id="rId27" Type="http://schemas.openxmlformats.org/officeDocument/2006/relationships/hyperlink" Target="https://latex-staging.easygenerator.com/eqneditor/editor.php?latex=Q_%7BCO_%7B2%7D%7D#0" TargetMode="External"/><Relationship Id="rId29" Type="http://schemas.openxmlformats.org/officeDocument/2006/relationships/hyperlink" Target="https://paperpile.com/c/Gxpdx2/2yS9" TargetMode="External"/><Relationship Id="rId95" Type="http://schemas.openxmlformats.org/officeDocument/2006/relationships/hyperlink" Target="https://latex-staging.easygenerator.com/eqneditor/editor.php?latex=%7BRF%7D_%7BBC%7D%20%3D%20%5Crho_%7BBC%7D%20E_%7BBC%7D#0" TargetMode="External"/><Relationship Id="rId94" Type="http://schemas.openxmlformats.org/officeDocument/2006/relationships/image" Target="media/image10.gif"/><Relationship Id="rId97" Type="http://schemas.openxmlformats.org/officeDocument/2006/relationships/hyperlink" Target="https://latex-staging.easygenerator.com/eqneditor/editor.php?latex=%7BRF%7D_%7BOC%7D%20%3D%20%5Crho_%7BOC%7D%20E_%7BOC%7D#0" TargetMode="External"/><Relationship Id="rId96" Type="http://schemas.openxmlformats.org/officeDocument/2006/relationships/image" Target="media/image23.gif"/><Relationship Id="rId11" Type="http://schemas.openxmlformats.org/officeDocument/2006/relationships/hyperlink" Target="https://paperpile.com/c/Gxpdx2/batb" TargetMode="External"/><Relationship Id="rId99" Type="http://schemas.openxmlformats.org/officeDocument/2006/relationships/hyperlink" Target="https://latex-staging.easygenerator.com/eqneditor/editor.php?latex=%7BRF%7D_%7BSO%7D_%7B2%7D%20%3D%20%5Crho_%7BSO%7D_%7B2%7D%20E_%7BSO%7D_%7B2%7D#0" TargetMode="External"/><Relationship Id="rId10" Type="http://schemas.openxmlformats.org/officeDocument/2006/relationships/hyperlink" Target="https://paperpile.com/c/Gxpdx2/vTCD" TargetMode="External"/><Relationship Id="rId98" Type="http://schemas.openxmlformats.org/officeDocument/2006/relationships/image" Target="media/image25.gif"/><Relationship Id="rId13" Type="http://schemas.openxmlformats.org/officeDocument/2006/relationships/hyperlink" Target="https://paperpile.com/c/Gxpdx2/saWG" TargetMode="External"/><Relationship Id="rId12" Type="http://schemas.openxmlformats.org/officeDocument/2006/relationships/hyperlink" Target="https://paperpile.com/c/Gxpdx2/UWgo" TargetMode="External"/><Relationship Id="rId91" Type="http://schemas.openxmlformats.org/officeDocument/2006/relationships/hyperlink" Target="https://latex-staging.easygenerator.com/eqneditor/editor.php?latex=%5Crho%20%5Ctext%7B%20W%20m%24%5E%7B-2%7D%24%20ppt%24%5E%7B-1%7D%24%7D#0" TargetMode="External"/><Relationship Id="rId90" Type="http://schemas.openxmlformats.org/officeDocument/2006/relationships/image" Target="media/image13.gif"/><Relationship Id="rId93" Type="http://schemas.openxmlformats.org/officeDocument/2006/relationships/hyperlink" Target="https://latex-staging.easygenerator.com/eqneditor/editor.php?latex=%5Cdelta%20%5Ctext%7B%20unitless%7D#0" TargetMode="External"/><Relationship Id="rId92" Type="http://schemas.openxmlformats.org/officeDocument/2006/relationships/image" Target="media/image28.gif"/><Relationship Id="rId118" Type="http://schemas.openxmlformats.org/officeDocument/2006/relationships/hyperlink" Target="https://paperpile.com/c/Gxpdx2/UWgo+2yS9" TargetMode="External"/><Relationship Id="rId117" Type="http://schemas.openxmlformats.org/officeDocument/2006/relationships/hyperlink" Target="https://docs.google.com/presentation/d/1dofE7ybl510Z9bLmgwVUzqelUjCh2ELCwzTwUJaNMWY/edit#slide=id.g118a70ba554_0_33" TargetMode="External"/><Relationship Id="rId116" Type="http://schemas.openxmlformats.org/officeDocument/2006/relationships/hyperlink" Target="https://paperpile.com/c/Gxpdx2/UWgo" TargetMode="External"/><Relationship Id="rId115" Type="http://schemas.openxmlformats.org/officeDocument/2006/relationships/image" Target="media/image29.gif"/><Relationship Id="rId119" Type="http://schemas.openxmlformats.org/officeDocument/2006/relationships/hyperlink" Target="https://paperpile.com/c/Gxpdx2/8awb+1dJ5+SOzn" TargetMode="External"/><Relationship Id="rId15" Type="http://schemas.openxmlformats.org/officeDocument/2006/relationships/hyperlink" Target="https://paperpile.com/c/Gxpdx2/q1Aj" TargetMode="External"/><Relationship Id="rId110" Type="http://schemas.openxmlformats.org/officeDocument/2006/relationships/hyperlink" Target="https://paperpile.com/c/Gxpdx2/UWgo" TargetMode="External"/><Relationship Id="rId14" Type="http://schemas.openxmlformats.org/officeDocument/2006/relationships/hyperlink" Target="https://paperpile.com/c/Gxpdx2/CT8Q" TargetMode="External"/><Relationship Id="rId17" Type="http://schemas.openxmlformats.org/officeDocument/2006/relationships/hyperlink" Target="https://paperpile.com/c/Gxpdx2/WEra" TargetMode="External"/><Relationship Id="rId16" Type="http://schemas.openxmlformats.org/officeDocument/2006/relationships/hyperlink" Target="https://paperpile.com/c/Gxpdx2/WEra" TargetMode="External"/><Relationship Id="rId19" Type="http://schemas.openxmlformats.org/officeDocument/2006/relationships/hyperlink" Target="https://paperpile.com/c/Gxpdx2/x7MI" TargetMode="External"/><Relationship Id="rId114" Type="http://schemas.openxmlformats.org/officeDocument/2006/relationships/hyperlink" Target="https://latex-staging.easygenerator.com/eqneditor/editor.php?latex=%5Crho_%7B%7BNH%7D_%7B3%7D%7D#0" TargetMode="External"/><Relationship Id="rId18" Type="http://schemas.openxmlformats.org/officeDocument/2006/relationships/hyperlink" Target="https://paperpile.com/c/Gxpdx2/IIFh" TargetMode="External"/><Relationship Id="rId113" Type="http://schemas.openxmlformats.org/officeDocument/2006/relationships/hyperlink" Target="https://paperpile.com/c/Gxpdx2/UWgo" TargetMode="External"/><Relationship Id="rId112" Type="http://schemas.openxmlformats.org/officeDocument/2006/relationships/image" Target="media/image34.gif"/><Relationship Id="rId111" Type="http://schemas.openxmlformats.org/officeDocument/2006/relationships/hyperlink" Target="https://latex-staging.easygenerator.com/eqneditor/editor.php?latex=%5Crho_%7B%7BSO%7D_%7B2%7D%7D#0" TargetMode="External"/><Relationship Id="rId84" Type="http://schemas.openxmlformats.org/officeDocument/2006/relationships/hyperlink" Target="https://latex-staging.easygenerator.com/eqneditor/editor.php?latex=%7BSARF%7D_%7Bx%7D%20%3D%20%5Crho_%7Bx%7D%20%20%7B%5BX%5D%7D#0" TargetMode="External"/><Relationship Id="rId83" Type="http://schemas.openxmlformats.org/officeDocument/2006/relationships/hyperlink" Target="https://paperpile.com/c/Gxpdx2/2yS9" TargetMode="External"/><Relationship Id="rId86" Type="http://schemas.openxmlformats.org/officeDocument/2006/relationships/hyperlink" Target="https://latex-staging.easygenerator.com/eqneditor/editor.php?latex=%7BRF%7D_%7Bx%7D%20%3D%20%20%7BSARF%7D_%7Bx%7D%20%20%2B%20%5Cdelta_%7Bx%7D%7BSARF%7D_%7Bx%7D#0" TargetMode="External"/><Relationship Id="rId85" Type="http://schemas.openxmlformats.org/officeDocument/2006/relationships/image" Target="media/image39.gif"/><Relationship Id="rId88" Type="http://schemas.openxmlformats.org/officeDocument/2006/relationships/hyperlink" Target="https://paperpile.com/c/Gxpdx2/UWgo" TargetMode="External"/><Relationship Id="rId87" Type="http://schemas.openxmlformats.org/officeDocument/2006/relationships/image" Target="media/image16.gif"/><Relationship Id="rId89" Type="http://schemas.openxmlformats.org/officeDocument/2006/relationships/hyperlink" Target="https://latex-staging.easygenerator.com/eqneditor/editor.php?latex=%5Ctau%20%5Ctext%7B%20yr%7D#0" TargetMode="External"/><Relationship Id="rId80" Type="http://schemas.openxmlformats.org/officeDocument/2006/relationships/hyperlink" Target="https://paperpile.com/c/Gxpdx2/UWgo" TargetMode="External"/><Relationship Id="rId82" Type="http://schemas.openxmlformats.org/officeDocument/2006/relationships/image" Target="media/image3.gif"/><Relationship Id="rId81" Type="http://schemas.openxmlformats.org/officeDocument/2006/relationships/hyperlink" Target="https://latex-staging.easygenerator.com/eqneditor/editor.php?latex=%5Cdelta_%7BCH%7D_%7B4%7D#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Gxpdx2/vTCD"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paperpile.com/c/Gxpdx2/32cS" TargetMode="External"/><Relationship Id="rId8" Type="http://schemas.openxmlformats.org/officeDocument/2006/relationships/hyperlink" Target="https://paperpile.com/c/Gxpdx2/4g7x" TargetMode="External"/><Relationship Id="rId73" Type="http://schemas.openxmlformats.org/officeDocument/2006/relationships/hyperlink" Target="https://latex-staging.easygenerator.com/eqneditor/editor.php?latex=M#0" TargetMode="External"/><Relationship Id="rId72" Type="http://schemas.openxmlformats.org/officeDocument/2006/relationships/hyperlink" Target="https://latex-staging.easygenerator.com/eqneditor/editor.php?latex=N#0" TargetMode="External"/><Relationship Id="rId75" Type="http://schemas.openxmlformats.org/officeDocument/2006/relationships/image" Target="media/image41.gif"/><Relationship Id="rId74" Type="http://schemas.openxmlformats.org/officeDocument/2006/relationships/hyperlink" Target="https://latex-staging.easygenerator.com/eqneditor/editor.php?latex=SARF_%7BCH_%7B4%7D%7D%20%3D%20%5Cleft(%20a_%7B3%7D%5Csqrt%7BM%7D%20%2B%20b_%7B3%7D%20%5Csqrt%7BN%7D%20%2B%20d_%7B3%7D%20%5Cright)%20%5Cleft(%20%5Csqrt%7BM%7D%20-%20%5Csqrt%7BM_%7B0%7D%7D%20%5Cright)#0" TargetMode="External"/><Relationship Id="rId77" Type="http://schemas.openxmlformats.org/officeDocument/2006/relationships/image" Target="media/image11.gif"/><Relationship Id="rId76" Type="http://schemas.openxmlformats.org/officeDocument/2006/relationships/hyperlink" Target="https://latex-staging.easygenerator.com/eqneditor/editor.php?latex=%7BRF%7D_%7BCH_%7B4%7D%7D%20%3D%20%5Cdelta_%7BCH_%7B4%7D%7D%20%20SARF_%7BCH_%7B4%7D%7D%20%20%2B%20SARF_%7BCH_%7B4%7D%7D#0" TargetMode="External"/><Relationship Id="rId79" Type="http://schemas.openxmlformats.org/officeDocument/2006/relationships/hyperlink" Target="https://paperpile.com/c/Gxpdx2/UWgo" TargetMode="External"/><Relationship Id="rId78" Type="http://schemas.openxmlformats.org/officeDocument/2006/relationships/hyperlink" Target="https://paperpile.com/c/Gxpdx2/UWgo" TargetMode="External"/><Relationship Id="rId71" Type="http://schemas.openxmlformats.org/officeDocument/2006/relationships/hyperlink" Target="https://paperpile.com/c/Gxpdx2/2yS9" TargetMode="External"/><Relationship Id="rId70" Type="http://schemas.openxmlformats.org/officeDocument/2006/relationships/image" Target="media/image8.gif"/><Relationship Id="rId62" Type="http://schemas.openxmlformats.org/officeDocument/2006/relationships/image" Target="media/image19.gif"/><Relationship Id="rId61" Type="http://schemas.openxmlformats.org/officeDocument/2006/relationships/hyperlink" Target="https://latex-staging.easygenerator.com/eqneditor/editor.php?latex=SARF_%7BN_%7B2%7DO%7D%20%3D%20%5Cleft(%20a_%7B2%7D%5Csqrt%7BC%7D%20%2B%20b_%7B2%7D%20%5Csqrt%7BN%7D%20%2B%20%7Bc%7D_%7B2%7D%5Csqrt%7BM%7D%20%2B%20%7Bd%7D_%7B2%7D%20%5Cright)%20%5Cleft(%20%5Csqrt%7BN%7D%20-%20%5Csqrt%7BN_%7B0%7D%7D%20%5Cright)#0" TargetMode="External"/><Relationship Id="rId64" Type="http://schemas.openxmlformats.org/officeDocument/2006/relationships/image" Target="media/image26.gif"/><Relationship Id="rId63" Type="http://schemas.openxmlformats.org/officeDocument/2006/relationships/hyperlink" Target="https://latex-staging.easygenerator.com/eqneditor/editor.php?latex=%7BRF%7D_%7BN_%7B2%7DO%7D%20%3D%20%5Cdelta_%7BN_%7B2%7DO%7D%20%20SARF_%7BN_%7B2%7DO%7D%20%20%2B%20SARF_%7BN_%7B2%7DO%7D%20#0" TargetMode="External"/><Relationship Id="rId66" Type="http://schemas.openxmlformats.org/officeDocument/2006/relationships/hyperlink" Target="https://paperpile.com/c/Gxpdx2/UWgo" TargetMode="External"/><Relationship Id="rId65" Type="http://schemas.openxmlformats.org/officeDocument/2006/relationships/hyperlink" Target="https://paperpile.com/c/Gxpdx2/UWgo" TargetMode="External"/><Relationship Id="rId68" Type="http://schemas.openxmlformats.org/officeDocument/2006/relationships/hyperlink" Target="https://paperpile.com/c/Gxpdx2/UWgo" TargetMode="External"/><Relationship Id="rId67" Type="http://schemas.openxmlformats.org/officeDocument/2006/relationships/hyperlink" Target="https://paperpile.com/c/Gxpdx2/UWgo" TargetMode="External"/><Relationship Id="rId60" Type="http://schemas.openxmlformats.org/officeDocument/2006/relationships/image" Target="media/image1.gif"/><Relationship Id="rId69" Type="http://schemas.openxmlformats.org/officeDocument/2006/relationships/hyperlink" Target="https://latex-staging.easygenerator.com/eqneditor/editor.php?latex=%5Cdelta_%7BN_%7B2%7DO%7D#0" TargetMode="External"/><Relationship Id="rId51" Type="http://schemas.openxmlformats.org/officeDocument/2006/relationships/hyperlink" Target="https://paperpile.com/c/Gxpdx2/UWgo" TargetMode="External"/><Relationship Id="rId50" Type="http://schemas.openxmlformats.org/officeDocument/2006/relationships/hyperlink" Target="https://paperpile.com/c/Gxpdx2/UWgo" TargetMode="External"/><Relationship Id="rId53" Type="http://schemas.openxmlformats.org/officeDocument/2006/relationships/hyperlink" Target="https://paperpile.com/c/Gxpdx2/UWgo" TargetMode="External"/><Relationship Id="rId52" Type="http://schemas.openxmlformats.org/officeDocument/2006/relationships/hyperlink" Target="https://paperpile.com/c/Gxpdx2/UWgo" TargetMode="External"/><Relationship Id="rId55" Type="http://schemas.openxmlformats.org/officeDocument/2006/relationships/image" Target="media/image36.gif"/><Relationship Id="rId54" Type="http://schemas.openxmlformats.org/officeDocument/2006/relationships/hyperlink" Target="https://latex-staging.easygenerator.com/eqneditor/editor.php?latex=%5Cdelta_%7BCO_2%7D#0" TargetMode="External"/><Relationship Id="rId57" Type="http://schemas.openxmlformats.org/officeDocument/2006/relationships/hyperlink" Target="https://latex-staging.easygenerator.com/eqneditor/editor.php?latex=N#0" TargetMode="External"/><Relationship Id="rId56" Type="http://schemas.openxmlformats.org/officeDocument/2006/relationships/hyperlink" Target="https://paperpile.com/c/Gxpdx2/2yS9" TargetMode="External"/><Relationship Id="rId59" Type="http://schemas.openxmlformats.org/officeDocument/2006/relationships/hyperlink" Target="https://latex-staging.easygenerator.com/eqneditor/editor.php?latex=M#0" TargetMode="External"/><Relationship Id="rId58" Type="http://schemas.openxmlformats.org/officeDocument/2006/relationships/hyperlink" Target="https://latex-staging.easygenerator.com/eqneditor/editor.php?latex=C#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